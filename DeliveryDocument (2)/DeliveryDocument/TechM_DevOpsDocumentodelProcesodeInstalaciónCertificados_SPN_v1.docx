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word/people.xml" ContentType="application/vnd.openxmlformats-officedocument.wordprocessingml.peop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customXml/itemProps4.xml" ContentType="application/vnd.openxmlformats-officedocument.customXmlProperties+xml"/>
  <Override PartName="/customXml/itemProps3.xml" ContentType="application/vnd.openxmlformats-officedocument.customXmlProperties+xml"/>
  <Override PartName="/customXml/itemProps5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jc w:val="center"/>
        <w:tblLayout w:type="fixed"/>
        <w:tblCellMar>
          <w:left w:w="72" w:type="dxa"/>
          <w:right w:w="72" w:type="dxa"/>
        </w:tblCellMar>
        <w:tblLook w:val="04A0" w:firstRow="1" w:lastRow="0" w:firstColumn="1" w:lastColumn="0" w:noHBand="0" w:noVBand="1"/>
        <w:tblDescription w:val="Flyer layout table"/>
      </w:tblPr>
      <w:tblGrid>
        <w:gridCol w:w="9034"/>
        <w:gridCol w:w="603"/>
        <w:gridCol w:w="279"/>
        <w:gridCol w:w="164"/>
      </w:tblGrid>
      <w:tr w:rsidR="006642A7" w:rsidRPr="00BE2FB6" w14:paraId="66BDC510" w14:textId="77777777" w:rsidTr="009557A2">
        <w:trPr>
          <w:trHeight w:hRule="exact" w:val="13752"/>
          <w:jc w:val="center"/>
        </w:trPr>
        <w:tc>
          <w:tcPr>
            <w:tcW w:w="9034" w:type="dxa"/>
          </w:tcPr>
          <w:p w14:paraId="257213ED" w14:textId="77777777" w:rsidR="006642A7" w:rsidRPr="00BE2FB6" w:rsidRDefault="006642A7" w:rsidP="009557A2">
            <w:pPr>
              <w:pStyle w:val="Title"/>
              <w:rPr>
                <w:lang w:val="es-MX"/>
              </w:rPr>
            </w:pPr>
            <w:r w:rsidRPr="00BE2FB6">
              <w:rPr>
                <w:lang w:val="es-MX"/>
              </w:rPr>
              <w:t xml:space="preserve">Tech </w:t>
            </w:r>
            <w:r w:rsidRPr="00BE2FB6">
              <w:rPr>
                <w:rStyle w:val="Strong"/>
                <w:lang w:val="es-MX"/>
              </w:rPr>
              <w:t>Mahindra</w:t>
            </w:r>
          </w:p>
          <w:p w14:paraId="24732339" w14:textId="7332016F" w:rsidR="006642A7" w:rsidRPr="00BE2FB6" w:rsidRDefault="002337C8" w:rsidP="009557A2">
            <w:pPr>
              <w:pStyle w:val="EventHeading"/>
              <w:spacing w:before="360"/>
              <w:rPr>
                <w:rFonts w:asciiTheme="minorHAnsi" w:eastAsiaTheme="minorEastAsia" w:hAnsiTheme="minorHAnsi" w:cstheme="minorBidi"/>
                <w:color w:val="333333" w:themeColor="text2"/>
                <w:sz w:val="76"/>
                <w:szCs w:val="76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color w:val="333333" w:themeColor="text2"/>
                <w:sz w:val="76"/>
                <w:szCs w:val="76"/>
                <w:lang w:val="es-MX"/>
              </w:rPr>
              <w:t>DOCUMENTO DEL PROCESO DE INSTALACIÓN</w:t>
            </w:r>
            <w:r w:rsidR="00D37928">
              <w:rPr>
                <w:rFonts w:asciiTheme="minorHAnsi" w:eastAsiaTheme="minorEastAsia" w:hAnsiTheme="minorHAnsi" w:cstheme="minorBidi"/>
                <w:color w:val="333333" w:themeColor="text2"/>
                <w:sz w:val="76"/>
                <w:szCs w:val="76"/>
                <w:lang w:val="es-MX"/>
              </w:rPr>
              <w:t xml:space="preserve"> DE CERTIFICADOS</w:t>
            </w:r>
          </w:p>
          <w:p w14:paraId="701AF70E" w14:textId="77777777" w:rsidR="006642A7" w:rsidRPr="00BE2FB6" w:rsidRDefault="003A53AC" w:rsidP="009557A2">
            <w:pPr>
              <w:pStyle w:val="EventHeading"/>
              <w:spacing w:before="360"/>
              <w:rPr>
                <w:lang w:val="es-MX"/>
              </w:rPr>
            </w:pPr>
            <w:r w:rsidRPr="00BE2FB6">
              <w:rPr>
                <w:noProof/>
                <w:lang w:val="es-MX" w:eastAsia="es-MX"/>
              </w:rPr>
              <mc:AlternateContent>
                <mc:Choice Requires="wps">
                  <w:drawing>
                    <wp:inline distT="0" distB="0" distL="0" distR="0" wp14:anchorId="626B1830" wp14:editId="418BC30D">
                      <wp:extent cx="5470634" cy="504496"/>
                      <wp:effectExtent l="0" t="0" r="0" b="10160"/>
                      <wp:docPr id="1" name="Text Box 1" descr="Version number and da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70634" cy="504496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EA0000" w:themeColor="accent1"/>
                                      <w:kern w:val="2"/>
                                      <w:sz w:val="48"/>
                                      <w:szCs w:val="48"/>
                                      <w:lang w:val="es-MX"/>
                                    </w:rPr>
                                    <w:alias w:val="Title"/>
                                    <w:tag w:val=""/>
                                    <w:id w:val="-201460381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3E798765" w14:textId="28D4066B" w:rsidR="00D20937" w:rsidRPr="006E1A30" w:rsidRDefault="00D20937" w:rsidP="003A53AC">
                                      <w:pPr>
                                        <w:pStyle w:val="Title"/>
                                        <w:spacing w:before="120" w:line="240" w:lineRule="auto"/>
                                        <w:ind w:left="72" w:right="72"/>
                                        <w:rPr>
                                          <w:color w:val="EA0000" w:themeColor="accent1"/>
                                          <w:kern w:val="2"/>
                                          <w:sz w:val="48"/>
                                          <w:szCs w:val="48"/>
                                        </w:rPr>
                                      </w:pPr>
                                      <w:del w:id="0" w:author="TechMAdmin" w:date="2017-07-17T20:17:00Z">
                                        <w:r w:rsidDel="00CF5611">
                                          <w:rPr>
                                            <w:color w:val="EA0000" w:themeColor="accent1"/>
                                            <w:kern w:val="2"/>
                                            <w:sz w:val="48"/>
                                            <w:szCs w:val="48"/>
                                            <w:lang w:val="es-MX"/>
                                          </w:rPr>
                                          <w:delText>DEVOPS PRODUCTION INSTANCE</w:delText>
                                        </w:r>
                                      </w:del>
                                      <w:ins w:id="1" w:author="TechMAdmin" w:date="2017-07-17T20:17:00Z">
                                        <w:r>
                                          <w:rPr>
                                            <w:color w:val="EA0000" w:themeColor="accent1"/>
                                            <w:kern w:val="2"/>
                                            <w:sz w:val="48"/>
                                            <w:szCs w:val="48"/>
                                            <w:lang w:val="es-MX"/>
                                          </w:rPr>
                                          <w:t>DEVOPS PRODUCTION PLATFORM</w:t>
                                        </w:r>
                                      </w:ins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26B183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alt="Version number and date" style="width:430.75pt;height:39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" filled="f" stroked="f" strokeweight=".5pt">
                      <v:textbox inset="0,0,0,0">
                        <w:txbxContent>
                          <w:sdt>
                            <w:sdtPr>
                              <w:rPr>
                                <w:color w:val="EA0000" w:themeColor="accent1"/>
                                <w:kern w:val="2"/>
                                <w:sz w:val="48"/>
                                <w:szCs w:val="48"/>
                                <w:lang w:val="es-MX"/>
                              </w:rPr>
                              <w:alias w:val="Title"/>
                              <w:tag w:val=""/>
                              <w:id w:val="-201460381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E798765" w14:textId="28D4066B" w:rsidR="00D20937" w:rsidRPr="006E1A30" w:rsidRDefault="00D20937" w:rsidP="003A53AC">
                                <w:pPr>
                                  <w:pStyle w:val="Title"/>
                                  <w:spacing w:before="120" w:line="240" w:lineRule="auto"/>
                                  <w:ind w:left="72" w:right="72"/>
                                  <w:rPr>
                                    <w:color w:val="EA0000" w:themeColor="accent1"/>
                                    <w:kern w:val="2"/>
                                    <w:sz w:val="48"/>
                                    <w:szCs w:val="48"/>
                                  </w:rPr>
                                </w:pPr>
                                <w:del w:id="2" w:author="TechMAdmin" w:date="2017-07-17T20:17:00Z">
                                  <w:r w:rsidDel="00CF5611">
                                    <w:rPr>
                                      <w:color w:val="EA0000" w:themeColor="accent1"/>
                                      <w:kern w:val="2"/>
                                      <w:sz w:val="48"/>
                                      <w:szCs w:val="48"/>
                                      <w:lang w:val="es-MX"/>
                                    </w:rPr>
                                    <w:delText>DEVOPS PRODUCTION INSTANCE</w:delText>
                                  </w:r>
                                </w:del>
                                <w:ins w:id="3" w:author="TechMAdmin" w:date="2017-07-17T20:17:00Z">
                                  <w:r>
                                    <w:rPr>
                                      <w:color w:val="EA0000" w:themeColor="accent1"/>
                                      <w:kern w:val="2"/>
                                      <w:sz w:val="48"/>
                                      <w:szCs w:val="48"/>
                                      <w:lang w:val="es-MX"/>
                                    </w:rPr>
                                    <w:t>DEVOPS PRODUCTION PLATFORM</w:t>
                                  </w:r>
                                </w:ins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5584BA83" w14:textId="77777777" w:rsidR="0099551C" w:rsidRPr="00BE2FB6" w:rsidRDefault="003A53AC" w:rsidP="0099551C">
            <w:pPr>
              <w:rPr>
                <w:color w:val="808080" w:themeColor="background1" w:themeShade="80"/>
                <w:lang w:val="es-MX"/>
              </w:rPr>
            </w:pPr>
            <w:r w:rsidRPr="00BE2FB6">
              <w:rPr>
                <w:lang w:val="es-MX" w:eastAsia="es-MX"/>
              </w:rPr>
              <w:t xml:space="preserve"> </w:t>
            </w:r>
          </w:p>
          <w:p w14:paraId="5FF4191E" w14:textId="77777777" w:rsidR="006642A7" w:rsidRPr="00BE2FB6" w:rsidRDefault="006642A7" w:rsidP="007D1156">
            <w:pPr>
              <w:rPr>
                <w:lang w:val="es-MX"/>
              </w:rPr>
            </w:pPr>
            <w:r w:rsidRPr="00BE2FB6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29C6ACDB" wp14:editId="45E20CF3">
                      <wp:simplePos x="0" y="0"/>
                      <wp:positionH relativeFrom="margin">
                        <wp:posOffset>27940</wp:posOffset>
                      </wp:positionH>
                      <wp:positionV relativeFrom="page">
                        <wp:posOffset>6353175</wp:posOffset>
                      </wp:positionV>
                      <wp:extent cx="5753100" cy="984885"/>
                      <wp:effectExtent l="0" t="0" r="0" b="5715"/>
                      <wp:wrapSquare wrapText="bothSides"/>
                      <wp:docPr id="35" name="Text Box 35" descr="Presenter, company name and address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53100" cy="9848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893778F" w14:textId="1D43F166" w:rsidR="00D20937" w:rsidRPr="006642A7" w:rsidRDefault="00D20937" w:rsidP="0099551C">
                                  <w:pPr>
                                    <w:pStyle w:val="Contactinfo"/>
                                    <w:ind w:left="0"/>
                                    <w:jc w:val="left"/>
                                    <w:rPr>
                                      <w:rFonts w:eastAsiaTheme="majorEastAsia"/>
                                      <w:sz w:val="28"/>
                                      <w:szCs w:val="28"/>
                                    </w:rPr>
                                  </w:pPr>
                                  <w:r w:rsidRPr="006642A7">
                                    <w:rPr>
                                      <w:rFonts w:eastAsiaTheme="majorEastAsia"/>
                                      <w:b/>
                                      <w:sz w:val="28"/>
                                      <w:szCs w:val="28"/>
                                    </w:rPr>
                                    <w:t xml:space="preserve">PresentADO POR: </w:t>
                                  </w:r>
                                  <w:r w:rsidRPr="006642A7">
                                    <w:rPr>
                                      <w:rFonts w:eastAsiaTheme="majorEastAsia"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sdt>
                                    <w:sdtPr>
                                      <w:rPr>
                                        <w:kern w:val="0"/>
                                        <w14:ligatures w14:val="none"/>
                                      </w:rPr>
                                      <w:alias w:val="Your Name"/>
                                      <w:tag w:val=""/>
                                      <w:id w:val="1128588815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 w:rsidRPr="00F403BC">
                                        <w:rPr>
                                          <w:kern w:val="0"/>
                                          <w14:ligatures w14:val="none"/>
                                        </w:rPr>
                                        <w:t>Alberto Velasco</w:t>
                                      </w:r>
                                      <w:r>
                                        <w:rPr>
                                          <w:kern w:val="0"/>
                                          <w14:ligatures w14:val="none"/>
                                        </w:rPr>
                                        <w:t>,</w:t>
                                      </w:r>
                                    </w:sdtContent>
                                  </w:sdt>
                                  <w:r w:rsidRPr="00F403BC">
                                    <w:t xml:space="preserve"> </w:t>
                                  </w:r>
                                  <w:r>
                                    <w:t>Christopher Joel carrillo,</w:t>
                                  </w:r>
                                  <w:r w:rsidRPr="00F403BC">
                                    <w:t xml:space="preserve"> </w:t>
                                  </w:r>
                                  <w:r>
                                    <w:t>Daniel Torres Velasco</w:t>
                                  </w:r>
                                  <w:del w:id="4" w:author="TechMAdmin" w:date="2017-07-17T19:56:00Z">
                                    <w:r w:rsidDel="000B00A2">
                                      <w:delText>, humberto ramirez</w:delText>
                                    </w:r>
                                  </w:del>
                                </w:p>
                                <w:p w14:paraId="6C5E6231" w14:textId="77777777" w:rsidR="00D20937" w:rsidRDefault="00D20937" w:rsidP="0099551C">
                                  <w:pPr>
                                    <w:pStyle w:val="Contactinfo"/>
                                    <w:ind w:left="0"/>
                                    <w:jc w:val="left"/>
                                    <w:rPr>
                                      <w:rFonts w:eastAsiaTheme="majorEastAsia"/>
                                      <w:sz w:val="28"/>
                                      <w:szCs w:val="28"/>
                                    </w:rPr>
                                  </w:pPr>
                                  <w:r w:rsidRPr="006642A7">
                                    <w:rPr>
                                      <w:rFonts w:eastAsiaTheme="majorEastAsia"/>
                                      <w:b/>
                                      <w:sz w:val="28"/>
                                      <w:szCs w:val="28"/>
                                    </w:rPr>
                                    <w:t>PresentADO PaRa</w:t>
                                  </w:r>
                                  <w:r w:rsidRPr="006642A7">
                                    <w:rPr>
                                      <w:rFonts w:eastAsiaTheme="majorEastAsia"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sdt>
                                    <w:sdtPr>
                                      <w:rPr>
                                        <w:rFonts w:eastAsiaTheme="majorEastAsia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770357791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eastAsiaTheme="majorEastAsia"/>
                                          <w:sz w:val="28"/>
                                          <w:szCs w:val="28"/>
                                        </w:rPr>
                                        <w:t>SCOTIABANK México</w:t>
                                      </w:r>
                                    </w:sdtContent>
                                  </w:sdt>
                                </w:p>
                                <w:p w14:paraId="7BE9E94F" w14:textId="77777777" w:rsidR="00D20937" w:rsidRDefault="00D20937" w:rsidP="0099551C">
                                  <w:pPr>
                                    <w:pStyle w:val="Contactinfo"/>
                                    <w:ind w:left="0"/>
                                    <w:jc w:val="left"/>
                                    <w:rPr>
                                      <w:rFonts w:eastAsiaTheme="majorEastAsia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eastAsiaTheme="majorEastAsia"/>
                                      <w:b/>
                                      <w:sz w:val="28"/>
                                      <w:szCs w:val="28"/>
                                    </w:rPr>
                                    <w:t>ESTADO</w:t>
                                  </w:r>
                                  <w:r w:rsidRPr="006642A7">
                                    <w:rPr>
                                      <w:rFonts w:eastAsiaTheme="majorEastAsia"/>
                                      <w:sz w:val="28"/>
                                      <w:szCs w:val="28"/>
                                    </w:rPr>
                                    <w:t xml:space="preserve">: </w:t>
                                  </w:r>
                                  <w:sdt>
                                    <w:sdtPr>
                                      <w:rPr>
                                        <w:rFonts w:eastAsiaTheme="majorEastAsia"/>
                                        <w:sz w:val="28"/>
                                        <w:szCs w:val="28"/>
                                      </w:rPr>
                                      <w:alias w:val="Estatus"/>
                                      <w:tag w:val="Estatus"/>
                                      <w:id w:val="1719776588"/>
                                      <w:comboBox>
                                        <w:listItem w:displayText="Final" w:value="Final"/>
                                        <w:listItem w:displayText="Draft" w:value="Draft"/>
                                        <w:listItem w:displayText="En Revisión" w:value="En Revisión"/>
                                        <w:listItem w:displayText="Obsoleto" w:value="Obsoleto"/>
                                      </w:comboBox>
                                    </w:sdtPr>
                                    <w:sdtContent>
                                      <w:r>
                                        <w:rPr>
                                          <w:rFonts w:eastAsiaTheme="majorEastAsia"/>
                                          <w:sz w:val="28"/>
                                          <w:szCs w:val="28"/>
                                        </w:rPr>
                                        <w:t>Draft</w:t>
                                      </w:r>
                                    </w:sdtContent>
                                  </w:sdt>
                                </w:p>
                                <w:p w14:paraId="57A8711C" w14:textId="77777777" w:rsidR="00D20937" w:rsidRPr="0099551C" w:rsidRDefault="00D20937" w:rsidP="0099551C">
                                  <w:pPr>
                                    <w:autoSpaceDE w:val="0"/>
                                    <w:autoSpaceDN w:val="0"/>
                                    <w:rPr>
                                      <w:rFonts w:eastAsiaTheme="majorEastAsia"/>
                                      <w:sz w:val="28"/>
                                      <w:szCs w:val="28"/>
                                      <w:lang w:val="es-MX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47100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C6ACDB" id="Text Box 35" o:spid="_x0000_s1027" type="#_x0000_t202" alt="Presenter, company name and address" style="position:absolute;margin-left:2.2pt;margin-top:500.25pt;width:453pt;height:77.55pt;z-index:251661312;visibility:visible;mso-wrap-style:square;mso-width-percent:471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7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" filled="f" stroked="f" strokeweight=".5pt">
                      <v:textbox inset="0,0,0,0">
                        <w:txbxContent>
                          <w:p w14:paraId="1893778F" w14:textId="1D43F166" w:rsidR="00D20937" w:rsidRPr="006642A7" w:rsidRDefault="00D20937" w:rsidP="0099551C">
                            <w:pPr>
                              <w:pStyle w:val="Contactinfo"/>
                              <w:ind w:left="0"/>
                              <w:jc w:val="left"/>
                              <w:rPr>
                                <w:rFonts w:eastAsiaTheme="majorEastAsia"/>
                                <w:sz w:val="28"/>
                                <w:szCs w:val="28"/>
                              </w:rPr>
                            </w:pPr>
                            <w:r w:rsidRPr="006642A7">
                              <w:rPr>
                                <w:rFonts w:eastAsiaTheme="majorEastAsia"/>
                                <w:b/>
                                <w:sz w:val="28"/>
                                <w:szCs w:val="28"/>
                              </w:rPr>
                              <w:t xml:space="preserve">PresentADO POR: </w:t>
                            </w:r>
                            <w:r w:rsidRPr="006642A7">
                              <w:rPr>
                                <w:rFonts w:eastAsiaTheme="majorEastAsia"/>
                                <w:sz w:val="28"/>
                                <w:szCs w:val="28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kern w:val="0"/>
                                  <w14:ligatures w14:val="none"/>
                                </w:rPr>
                                <w:alias w:val="Your Name"/>
                                <w:tag w:val=""/>
                                <w:id w:val="1128588815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Pr="00F403BC">
                                  <w:rPr>
                                    <w:kern w:val="0"/>
                                    <w14:ligatures w14:val="none"/>
                                  </w:rPr>
                                  <w:t>Alberto Velasco</w:t>
                                </w:r>
                                <w:r>
                                  <w:rPr>
                                    <w:kern w:val="0"/>
                                    <w14:ligatures w14:val="none"/>
                                  </w:rPr>
                                  <w:t>,</w:t>
                                </w:r>
                              </w:sdtContent>
                            </w:sdt>
                            <w:r w:rsidRPr="00F403BC">
                              <w:t xml:space="preserve"> </w:t>
                            </w:r>
                            <w:r>
                              <w:t>Christopher Joel carrillo,</w:t>
                            </w:r>
                            <w:r w:rsidRPr="00F403BC">
                              <w:t xml:space="preserve"> </w:t>
                            </w:r>
                            <w:r>
                              <w:t>Daniel Torres Velasco</w:t>
                            </w:r>
                            <w:del w:id="5" w:author="TechMAdmin" w:date="2017-07-17T19:56:00Z">
                              <w:r w:rsidDel="000B00A2">
                                <w:delText>, humberto ramirez</w:delText>
                              </w:r>
                            </w:del>
                          </w:p>
                          <w:p w14:paraId="6C5E6231" w14:textId="77777777" w:rsidR="00D20937" w:rsidRDefault="00D20937" w:rsidP="0099551C">
                            <w:pPr>
                              <w:pStyle w:val="Contactinfo"/>
                              <w:ind w:left="0"/>
                              <w:jc w:val="left"/>
                              <w:rPr>
                                <w:rFonts w:eastAsiaTheme="majorEastAsia"/>
                                <w:sz w:val="28"/>
                                <w:szCs w:val="28"/>
                              </w:rPr>
                            </w:pPr>
                            <w:r w:rsidRPr="006642A7">
                              <w:rPr>
                                <w:rFonts w:eastAsiaTheme="majorEastAsia"/>
                                <w:b/>
                                <w:sz w:val="28"/>
                                <w:szCs w:val="28"/>
                              </w:rPr>
                              <w:t>PresentADO PaRa</w:t>
                            </w:r>
                            <w:r w:rsidRPr="006642A7">
                              <w:rPr>
                                <w:rFonts w:eastAsiaTheme="majorEastAsia"/>
                                <w:sz w:val="28"/>
                                <w:szCs w:val="28"/>
                              </w:rPr>
                              <w:t xml:space="preserve">: </w:t>
                            </w:r>
                            <w:sdt>
                              <w:sdtPr>
                                <w:rPr>
                                  <w:rFonts w:eastAsiaTheme="majorEastAsia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770357791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rFonts w:eastAsiaTheme="majorEastAsia"/>
                                    <w:sz w:val="28"/>
                                    <w:szCs w:val="28"/>
                                  </w:rPr>
                                  <w:t>SCOTIABANK México</w:t>
                                </w:r>
                              </w:sdtContent>
                            </w:sdt>
                          </w:p>
                          <w:p w14:paraId="7BE9E94F" w14:textId="77777777" w:rsidR="00D20937" w:rsidRDefault="00D20937" w:rsidP="0099551C">
                            <w:pPr>
                              <w:pStyle w:val="Contactinfo"/>
                              <w:ind w:left="0"/>
                              <w:jc w:val="left"/>
                              <w:rPr>
                                <w:rFonts w:eastAsiaTheme="majorEastAsi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eastAsiaTheme="majorEastAsia"/>
                                <w:b/>
                                <w:sz w:val="28"/>
                                <w:szCs w:val="28"/>
                              </w:rPr>
                              <w:t>ESTADO</w:t>
                            </w:r>
                            <w:r w:rsidRPr="006642A7">
                              <w:rPr>
                                <w:rFonts w:eastAsiaTheme="majorEastAsia"/>
                                <w:sz w:val="28"/>
                                <w:szCs w:val="28"/>
                              </w:rPr>
                              <w:t xml:space="preserve">: </w:t>
                            </w:r>
                            <w:sdt>
                              <w:sdtPr>
                                <w:rPr>
                                  <w:rFonts w:eastAsiaTheme="majorEastAsia"/>
                                  <w:sz w:val="28"/>
                                  <w:szCs w:val="28"/>
                                </w:rPr>
                                <w:alias w:val="Estatus"/>
                                <w:tag w:val="Estatus"/>
                                <w:id w:val="1719776588"/>
                                <w:comboBox>
                                  <w:listItem w:displayText="Final" w:value="Final"/>
                                  <w:listItem w:displayText="Draft" w:value="Draft"/>
                                  <w:listItem w:displayText="En Revisión" w:value="En Revisión"/>
                                  <w:listItem w:displayText="Obsoleto" w:value="Obsoleto"/>
                                </w:comboBox>
                              </w:sdtPr>
                              <w:sdtContent>
                                <w:r>
                                  <w:rPr>
                                    <w:rFonts w:eastAsiaTheme="majorEastAsia"/>
                                    <w:sz w:val="28"/>
                                    <w:szCs w:val="28"/>
                                  </w:rPr>
                                  <w:t>Draft</w:t>
                                </w:r>
                              </w:sdtContent>
                            </w:sdt>
                          </w:p>
                          <w:p w14:paraId="57A8711C" w14:textId="77777777" w:rsidR="00D20937" w:rsidRPr="0099551C" w:rsidRDefault="00D20937" w:rsidP="0099551C">
                            <w:pPr>
                              <w:autoSpaceDE w:val="0"/>
                              <w:autoSpaceDN w:val="0"/>
                              <w:rPr>
                                <w:rFonts w:eastAsiaTheme="majorEastAsia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</w:txbxContent>
                      </v:textbox>
                      <w10:wrap type="square" anchorx="margin" anchory="page"/>
                      <w10:anchorlock/>
                    </v:shape>
                  </w:pict>
                </mc:Fallback>
              </mc:AlternateContent>
            </w:r>
            <w:r w:rsidRPr="00BE2FB6">
              <w:rPr>
                <w:noProof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0C179362" wp14:editId="7F7DC68D">
                      <wp:simplePos x="0" y="0"/>
                      <wp:positionH relativeFrom="margin">
                        <wp:posOffset>-7620</wp:posOffset>
                      </wp:positionH>
                      <wp:positionV relativeFrom="margin">
                        <wp:posOffset>7341235</wp:posOffset>
                      </wp:positionV>
                      <wp:extent cx="3660775" cy="645795"/>
                      <wp:effectExtent l="0" t="0" r="0" b="1905"/>
                      <wp:wrapSquare wrapText="bothSides"/>
                      <wp:docPr id="5" name="Text Box 5" descr="Version number and dat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60775" cy="6457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alias w:val="Date"/>
                                    <w:tag w:val=""/>
                                    <w:id w:val="43285741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7-14T00:00:00Z">
                                      <w:dateFormat w:val="MMMM d,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957AFDB" w14:textId="7E21321A" w:rsidR="00D20937" w:rsidRPr="006642A7" w:rsidRDefault="00D20937" w:rsidP="006642A7">
                                      <w:pPr>
                                        <w:pStyle w:val="Subtitle"/>
                                        <w:rPr>
                                          <w:rFonts w:eastAsiaTheme="minorEastAsia" w:cstheme="minorBidi"/>
                                          <w:caps w:val="0"/>
                                        </w:rPr>
                                      </w:pPr>
                                      <w:r>
                                        <w:rPr>
                                          <w:lang w:val="en-US"/>
                                        </w:rPr>
                                        <w:t>July 14, 2017</w:t>
                                      </w:r>
                                    </w:p>
                                  </w:sdtContent>
                                </w:sdt>
                                <w:p w14:paraId="34026BF4" w14:textId="1D9606D9" w:rsidR="00D20937" w:rsidRPr="006642A7" w:rsidRDefault="00D20937" w:rsidP="006642A7">
                                  <w:pPr>
                                    <w:pStyle w:val="Subtitle"/>
                                  </w:pPr>
                                  <w:r>
                                    <w:t>Versión 1.0</w:t>
                                  </w:r>
                                </w:p>
                                <w:p w14:paraId="5BF4522C" w14:textId="77777777" w:rsidR="00D20937" w:rsidRPr="006642A7" w:rsidRDefault="00D20937" w:rsidP="006642A7">
                                  <w:pPr>
                                    <w:pStyle w:val="Subtitle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47100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179362" id="Text Box 5" o:spid="_x0000_s1028" type="#_x0000_t202" alt="Version number and date" style="position:absolute;margin-left:-.6pt;margin-top:578.05pt;width:288.25pt;height:50.85pt;z-index:251663360;visibility:visible;mso-wrap-style:square;mso-width-percent:471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47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" filled="f" stroked="f" strokeweight=".5pt">
                      <v:textbox inset="0,0,0,0">
                        <w:txbxContent>
                          <w:sdt>
                            <w:sdtPr>
                              <w:alias w:val="Date"/>
                              <w:tag w:val=""/>
                              <w:id w:val="43285741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7-14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957AFDB" w14:textId="7E21321A" w:rsidR="00D20937" w:rsidRPr="006642A7" w:rsidRDefault="00D20937" w:rsidP="006642A7">
                                <w:pPr>
                                  <w:pStyle w:val="Subtitle"/>
                                  <w:rPr>
                                    <w:rFonts w:eastAsiaTheme="minorEastAsia" w:cstheme="minorBidi"/>
                                    <w:caps w:val="0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July 14, 2017</w:t>
                                </w:r>
                              </w:p>
                            </w:sdtContent>
                          </w:sdt>
                          <w:p w14:paraId="34026BF4" w14:textId="1D9606D9" w:rsidR="00D20937" w:rsidRPr="006642A7" w:rsidRDefault="00D20937" w:rsidP="006642A7">
                            <w:pPr>
                              <w:pStyle w:val="Subtitle"/>
                            </w:pPr>
                            <w:r>
                              <w:t>Versión 1.0</w:t>
                            </w:r>
                          </w:p>
                          <w:p w14:paraId="5BF4522C" w14:textId="77777777" w:rsidR="00D20937" w:rsidRPr="006642A7" w:rsidRDefault="00D20937" w:rsidP="006642A7">
                            <w:pPr>
                              <w:pStyle w:val="Subtitle"/>
                            </w:pPr>
                          </w:p>
                        </w:txbxContent>
                      </v:textbox>
                      <w10:wrap type="square" anchorx="margin" anchory="margin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03" w:type="dxa"/>
          </w:tcPr>
          <w:p w14:paraId="32747276" w14:textId="77777777" w:rsidR="006642A7" w:rsidRPr="00BE2FB6" w:rsidRDefault="006642A7" w:rsidP="009557A2">
            <w:pPr>
              <w:rPr>
                <w:lang w:val="es-MX"/>
              </w:rPr>
            </w:pPr>
          </w:p>
        </w:tc>
        <w:tc>
          <w:tcPr>
            <w:tcW w:w="279" w:type="dxa"/>
            <w:shd w:val="clear" w:color="auto" w:fill="EA0000" w:themeFill="accent1"/>
            <w:tcMar>
              <w:left w:w="0" w:type="dxa"/>
              <w:right w:w="0" w:type="dxa"/>
            </w:tcMar>
          </w:tcPr>
          <w:p w14:paraId="3857D52F" w14:textId="77777777" w:rsidR="006642A7" w:rsidRPr="00BE2FB6" w:rsidRDefault="006642A7" w:rsidP="009557A2">
            <w:pPr>
              <w:rPr>
                <w:lang w:val="es-MX"/>
              </w:rPr>
            </w:pPr>
          </w:p>
        </w:tc>
        <w:tc>
          <w:tcPr>
            <w:tcW w:w="164" w:type="dxa"/>
          </w:tcPr>
          <w:p w14:paraId="1C9A4E62" w14:textId="77777777" w:rsidR="006642A7" w:rsidRPr="00BE2FB6" w:rsidRDefault="006642A7" w:rsidP="009557A2">
            <w:pPr>
              <w:rPr>
                <w:lang w:val="es-MX"/>
              </w:rPr>
            </w:pPr>
          </w:p>
        </w:tc>
      </w:tr>
    </w:tbl>
    <w:p w14:paraId="193DF13F" w14:textId="77777777" w:rsidR="000536EC" w:rsidRPr="00BE2FB6" w:rsidRDefault="000536EC" w:rsidP="000536EC">
      <w:pPr>
        <w:rPr>
          <w:b/>
          <w:color w:val="808080" w:themeColor="background1" w:themeShade="80"/>
          <w:sz w:val="40"/>
          <w:szCs w:val="40"/>
          <w:lang w:val="es-MX"/>
        </w:rPr>
      </w:pPr>
      <w:r w:rsidRPr="00BE2FB6">
        <w:rPr>
          <w:b/>
          <w:color w:val="808080" w:themeColor="background1" w:themeShade="80"/>
          <w:sz w:val="40"/>
          <w:szCs w:val="40"/>
          <w:lang w:val="es-MX"/>
        </w:rPr>
        <w:lastRenderedPageBreak/>
        <w:t>CONTROL DE CAMBIOS</w:t>
      </w:r>
    </w:p>
    <w:p w14:paraId="785CD014" w14:textId="77777777" w:rsidR="000536EC" w:rsidRPr="00BE2FB6" w:rsidRDefault="000536EC" w:rsidP="000536EC">
      <w:pPr>
        <w:rPr>
          <w:lang w:val="es-MX"/>
        </w:rPr>
      </w:pPr>
    </w:p>
    <w:p w14:paraId="1BA79970" w14:textId="77777777" w:rsidR="000536EC" w:rsidRPr="00BE2FB6" w:rsidRDefault="000536EC" w:rsidP="000536EC">
      <w:pPr>
        <w:rPr>
          <w:b/>
          <w:color w:val="808080" w:themeColor="background1" w:themeShade="80"/>
          <w:sz w:val="32"/>
          <w:szCs w:val="32"/>
          <w:lang w:val="es-MX"/>
        </w:rPr>
      </w:pPr>
      <w:r w:rsidRPr="00BE2FB6">
        <w:rPr>
          <w:b/>
          <w:color w:val="808080" w:themeColor="background1" w:themeShade="80"/>
          <w:sz w:val="32"/>
          <w:szCs w:val="32"/>
          <w:lang w:val="es-MX"/>
        </w:rPr>
        <w:t>REGISTRO DE CAMBIOS</w:t>
      </w:r>
    </w:p>
    <w:p w14:paraId="07B60F12" w14:textId="77777777" w:rsidR="00D74EAD" w:rsidRPr="00BE2FB6" w:rsidRDefault="00D74EAD" w:rsidP="00D74EAD">
      <w:pPr>
        <w:rPr>
          <w:b/>
          <w:bCs/>
          <w:color w:val="808080"/>
          <w:sz w:val="32"/>
          <w:szCs w:val="32"/>
          <w:lang w:val="es-MX"/>
        </w:rPr>
      </w:pPr>
    </w:p>
    <w:tbl>
      <w:tblPr>
        <w:tblW w:w="0" w:type="auto"/>
        <w:tblInd w:w="7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73"/>
        <w:gridCol w:w="1890"/>
        <w:gridCol w:w="1800"/>
        <w:gridCol w:w="3330"/>
      </w:tblGrid>
      <w:tr w:rsidR="00D74EAD" w:rsidRPr="00BE2FB6" w14:paraId="0D27C967" w14:textId="77777777" w:rsidTr="00D74EAD">
        <w:trPr>
          <w:trHeight w:val="206"/>
        </w:trPr>
        <w:tc>
          <w:tcPr>
            <w:tcW w:w="217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CCD8C" w14:textId="77777777" w:rsidR="00D74EAD" w:rsidRPr="00BE2FB6" w:rsidRDefault="00D74EAD">
            <w:pPr>
              <w:jc w:val="center"/>
              <w:rPr>
                <w:b/>
                <w:bCs/>
                <w:color w:val="FFFFFF"/>
                <w:lang w:val="es-MX"/>
              </w:rPr>
            </w:pPr>
            <w:r w:rsidRPr="00BE2FB6">
              <w:rPr>
                <w:b/>
                <w:bCs/>
                <w:color w:val="FFFFFF"/>
                <w:lang w:val="es-MX"/>
              </w:rPr>
              <w:t>AUTOR</w:t>
            </w:r>
          </w:p>
        </w:tc>
        <w:tc>
          <w:tcPr>
            <w:tcW w:w="189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673E9" w14:textId="77777777" w:rsidR="00D74EAD" w:rsidRPr="00BE2FB6" w:rsidRDefault="00D74EAD">
            <w:pPr>
              <w:jc w:val="center"/>
              <w:rPr>
                <w:b/>
                <w:bCs/>
                <w:color w:val="FFFFFF"/>
                <w:lang w:val="es-MX"/>
              </w:rPr>
            </w:pPr>
            <w:r w:rsidRPr="00BE2FB6">
              <w:rPr>
                <w:b/>
                <w:bCs/>
                <w:color w:val="FFFFFF"/>
                <w:lang w:val="es-MX"/>
              </w:rPr>
              <w:t>FECHA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699BD1" w14:textId="77777777" w:rsidR="00D74EAD" w:rsidRPr="00BE2FB6" w:rsidRDefault="00D74EAD">
            <w:pPr>
              <w:jc w:val="center"/>
              <w:rPr>
                <w:b/>
                <w:bCs/>
                <w:color w:val="FFFFFF"/>
                <w:lang w:val="es-MX"/>
              </w:rPr>
            </w:pPr>
            <w:r w:rsidRPr="00BE2FB6">
              <w:rPr>
                <w:b/>
                <w:bCs/>
                <w:color w:val="FFFFFF"/>
                <w:lang w:val="es-MX"/>
              </w:rPr>
              <w:t>VERSIÓN</w:t>
            </w:r>
          </w:p>
        </w:tc>
        <w:tc>
          <w:tcPr>
            <w:tcW w:w="333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8B8987" w14:textId="77777777" w:rsidR="00D74EAD" w:rsidRPr="00BE2FB6" w:rsidRDefault="00D74EAD">
            <w:pPr>
              <w:jc w:val="center"/>
              <w:rPr>
                <w:b/>
                <w:bCs/>
                <w:color w:val="FFFFFF"/>
                <w:lang w:val="es-MX"/>
              </w:rPr>
            </w:pPr>
            <w:r w:rsidRPr="00BE2FB6">
              <w:rPr>
                <w:b/>
                <w:bCs/>
                <w:color w:val="FFFFFF"/>
                <w:lang w:val="es-MX"/>
              </w:rPr>
              <w:t>CAMBIO</w:t>
            </w:r>
          </w:p>
        </w:tc>
      </w:tr>
      <w:tr w:rsidR="00D74EAD" w:rsidRPr="00BE2FB6" w14:paraId="10FD23D1" w14:textId="77777777" w:rsidTr="00D74EAD">
        <w:trPr>
          <w:trHeight w:val="281"/>
        </w:trPr>
        <w:tc>
          <w:tcPr>
            <w:tcW w:w="2173" w:type="dxa"/>
            <w:tcBorders>
              <w:top w:val="nil"/>
              <w:left w:val="single" w:sz="4" w:space="0" w:color="auto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6213A" w14:textId="77777777" w:rsidR="00D74EAD" w:rsidRPr="00BE2FB6" w:rsidRDefault="00D74EAD">
            <w:pPr>
              <w:rPr>
                <w:lang w:val="es-MX"/>
              </w:rPr>
            </w:pPr>
            <w:r w:rsidRPr="00BE2FB6">
              <w:rPr>
                <w:lang w:val="es-MX"/>
              </w:rPr>
              <w:t>Alberto Velasco</w:t>
            </w:r>
          </w:p>
        </w:tc>
        <w:tc>
          <w:tcPr>
            <w:tcW w:w="189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5795F" w14:textId="6723C107" w:rsidR="00D74EAD" w:rsidRPr="00BE2FB6" w:rsidRDefault="00D37928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14-Jul</w:t>
            </w:r>
            <w:r w:rsidR="00021230">
              <w:rPr>
                <w:lang w:val="es-MX"/>
              </w:rPr>
              <w:t>io</w:t>
            </w:r>
            <w:r w:rsidR="00D74EAD" w:rsidRPr="00BE2FB6">
              <w:rPr>
                <w:lang w:val="es-MX"/>
              </w:rPr>
              <w:t>-2017</w:t>
            </w:r>
          </w:p>
        </w:tc>
        <w:tc>
          <w:tcPr>
            <w:tcW w:w="180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E2069" w14:textId="77777777" w:rsidR="00D74EAD" w:rsidRPr="00BE2FB6" w:rsidRDefault="00D74EAD">
            <w:pPr>
              <w:jc w:val="center"/>
              <w:rPr>
                <w:lang w:val="es-MX"/>
              </w:rPr>
            </w:pPr>
            <w:r w:rsidRPr="00BE2FB6">
              <w:rPr>
                <w:lang w:val="es-MX"/>
              </w:rPr>
              <w:t>1.0</w:t>
            </w:r>
          </w:p>
        </w:tc>
        <w:tc>
          <w:tcPr>
            <w:tcW w:w="3330" w:type="dxa"/>
            <w:tcBorders>
              <w:top w:val="nil"/>
              <w:left w:val="nil"/>
              <w:bottom w:val="dashed" w:sz="8" w:space="0" w:color="BFBFBF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8E0908" w14:textId="77777777" w:rsidR="00D74EAD" w:rsidRPr="00BE2FB6" w:rsidRDefault="008D4856">
            <w:pPr>
              <w:rPr>
                <w:lang w:val="es-MX"/>
              </w:rPr>
            </w:pPr>
            <w:r w:rsidRPr="00BE2FB6">
              <w:rPr>
                <w:lang w:val="es-MX"/>
              </w:rPr>
              <w:t>Documento inicial</w:t>
            </w:r>
          </w:p>
        </w:tc>
      </w:tr>
      <w:tr w:rsidR="00D74EAD" w:rsidRPr="00BE2FB6" w14:paraId="51DCB12F" w14:textId="77777777" w:rsidTr="00D74EAD">
        <w:tc>
          <w:tcPr>
            <w:tcW w:w="2173" w:type="dxa"/>
            <w:tcBorders>
              <w:top w:val="nil"/>
              <w:left w:val="single" w:sz="4" w:space="0" w:color="auto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3CD56" w14:textId="77777777" w:rsidR="00D74EAD" w:rsidRPr="00BE2FB6" w:rsidRDefault="00D74EAD">
            <w:pPr>
              <w:rPr>
                <w:lang w:val="es-MX"/>
              </w:rPr>
            </w:pPr>
            <w:r w:rsidRPr="00BE2FB6">
              <w:rPr>
                <w:lang w:val="es-MX"/>
              </w:rPr>
              <w:t>Alberto Velasco</w:t>
            </w:r>
          </w:p>
        </w:tc>
        <w:tc>
          <w:tcPr>
            <w:tcW w:w="189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F92FDC" w14:textId="2D64708F" w:rsidR="00D74EAD" w:rsidRPr="00BE2FB6" w:rsidRDefault="000B00A2" w:rsidP="00021230">
            <w:pPr>
              <w:jc w:val="center"/>
              <w:rPr>
                <w:lang w:val="es-MX"/>
              </w:rPr>
            </w:pPr>
            <w:ins w:id="6" w:author="TechMAdmin" w:date="2017-07-17T19:57:00Z">
              <w:r>
                <w:rPr>
                  <w:lang w:val="es-MX"/>
                </w:rPr>
                <w:t>17-Julio-2017</w:t>
              </w:r>
            </w:ins>
          </w:p>
        </w:tc>
        <w:tc>
          <w:tcPr>
            <w:tcW w:w="180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AE000A" w14:textId="77777777" w:rsidR="00D74EAD" w:rsidRPr="00BE2FB6" w:rsidRDefault="00D74EAD">
            <w:pPr>
              <w:jc w:val="center"/>
              <w:rPr>
                <w:lang w:val="es-MX"/>
              </w:rPr>
            </w:pPr>
            <w:r w:rsidRPr="00BE2FB6">
              <w:rPr>
                <w:lang w:val="es-MX"/>
              </w:rPr>
              <w:t>1.1</w:t>
            </w:r>
          </w:p>
        </w:tc>
        <w:tc>
          <w:tcPr>
            <w:tcW w:w="3330" w:type="dxa"/>
            <w:tcBorders>
              <w:top w:val="nil"/>
              <w:left w:val="nil"/>
              <w:bottom w:val="dashed" w:sz="8" w:space="0" w:color="BFBFBF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442F71" w14:textId="77777777" w:rsidR="00D74EAD" w:rsidRPr="00BE2FB6" w:rsidRDefault="00D74EAD">
            <w:pPr>
              <w:rPr>
                <w:lang w:val="es-MX"/>
              </w:rPr>
            </w:pPr>
            <w:r w:rsidRPr="00BE2FB6">
              <w:rPr>
                <w:lang w:val="es-MX"/>
              </w:rPr>
              <w:t>Modificación de Documento</w:t>
            </w:r>
          </w:p>
        </w:tc>
      </w:tr>
      <w:tr w:rsidR="00D74EAD" w:rsidRPr="00BE2FB6" w14:paraId="1E678BB3" w14:textId="77777777" w:rsidTr="00D74EAD">
        <w:tc>
          <w:tcPr>
            <w:tcW w:w="2173" w:type="dxa"/>
            <w:tcBorders>
              <w:top w:val="nil"/>
              <w:left w:val="single" w:sz="4" w:space="0" w:color="auto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862C36" w14:textId="6867F6C0" w:rsidR="00D74EAD" w:rsidRPr="00BE2FB6" w:rsidRDefault="00D74EAD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ADD80" w14:textId="2B8802E9" w:rsidR="00D74EAD" w:rsidRPr="00BE2FB6" w:rsidRDefault="00D74EAD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F02EB9" w14:textId="488F825A" w:rsidR="00D74EAD" w:rsidRPr="00BE2FB6" w:rsidRDefault="00D74EAD" w:rsidP="00021230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dashed" w:sz="8" w:space="0" w:color="BFBFBF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D4406" w14:textId="3AC334EA" w:rsidR="00D74EAD" w:rsidRPr="00BE2FB6" w:rsidRDefault="00D74EAD">
            <w:pPr>
              <w:rPr>
                <w:lang w:val="es-MX"/>
              </w:rPr>
            </w:pPr>
          </w:p>
        </w:tc>
      </w:tr>
      <w:tr w:rsidR="00D74EAD" w:rsidRPr="00BE2FB6" w14:paraId="7AF6A011" w14:textId="77777777" w:rsidTr="00D74EAD">
        <w:tc>
          <w:tcPr>
            <w:tcW w:w="2173" w:type="dxa"/>
            <w:tcBorders>
              <w:top w:val="nil"/>
              <w:left w:val="single" w:sz="4" w:space="0" w:color="auto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670CA0" w14:textId="6F6A9F23" w:rsidR="00D74EAD" w:rsidRPr="00BE2FB6" w:rsidRDefault="00D74EAD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5C0B3F" w14:textId="5989A20A" w:rsidR="00021230" w:rsidRPr="00BE2FB6" w:rsidRDefault="00021230" w:rsidP="00021230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2867C6" w14:textId="29F16EBB" w:rsidR="00D74EAD" w:rsidRPr="00BE2FB6" w:rsidRDefault="00D74EAD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dashed" w:sz="8" w:space="0" w:color="BFBFBF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21E262" w14:textId="640E5B92" w:rsidR="00D74EAD" w:rsidRPr="00BE2FB6" w:rsidRDefault="00D74EAD">
            <w:pPr>
              <w:rPr>
                <w:lang w:val="es-MX"/>
              </w:rPr>
            </w:pPr>
            <w:del w:id="7" w:author="TechMAdmin" w:date="2017-07-17T19:57:00Z">
              <w:r w:rsidRPr="00BE2FB6" w:rsidDel="000B00A2">
                <w:rPr>
                  <w:lang w:val="es-MX"/>
                </w:rPr>
                <w:delText>o</w:delText>
              </w:r>
            </w:del>
          </w:p>
        </w:tc>
      </w:tr>
      <w:tr w:rsidR="00D74EAD" w:rsidRPr="00BE2FB6" w14:paraId="64D8CE07" w14:textId="77777777" w:rsidTr="00D74EAD">
        <w:tc>
          <w:tcPr>
            <w:tcW w:w="2173" w:type="dxa"/>
            <w:tcBorders>
              <w:top w:val="nil"/>
              <w:left w:val="single" w:sz="4" w:space="0" w:color="auto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679D8A" w14:textId="77777777" w:rsidR="00D74EAD" w:rsidRPr="00BE2FB6" w:rsidRDefault="00D74EAD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13B098" w14:textId="77777777" w:rsidR="00D74EAD" w:rsidRPr="00BE2FB6" w:rsidRDefault="00D74EAD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A7B8D" w14:textId="77777777" w:rsidR="00D74EAD" w:rsidRPr="00BE2FB6" w:rsidRDefault="00D74EAD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dashed" w:sz="8" w:space="0" w:color="BFBFBF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2C33D" w14:textId="77777777" w:rsidR="00D74EAD" w:rsidRPr="00BE2FB6" w:rsidRDefault="00D74EAD">
            <w:pPr>
              <w:rPr>
                <w:lang w:val="es-MX"/>
              </w:rPr>
            </w:pPr>
          </w:p>
        </w:tc>
      </w:tr>
      <w:tr w:rsidR="00D74EAD" w:rsidRPr="00BE2FB6" w14:paraId="6F61B793" w14:textId="77777777" w:rsidTr="00D74EAD">
        <w:tc>
          <w:tcPr>
            <w:tcW w:w="2173" w:type="dxa"/>
            <w:tcBorders>
              <w:top w:val="nil"/>
              <w:left w:val="single" w:sz="4" w:space="0" w:color="auto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4DEB2" w14:textId="77777777" w:rsidR="00D74EAD" w:rsidRPr="00BE2FB6" w:rsidRDefault="00D74EAD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C0520A" w14:textId="77777777" w:rsidR="00D74EAD" w:rsidRPr="00BE2FB6" w:rsidRDefault="00D74EAD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dashed" w:sz="8" w:space="0" w:color="BFBFBF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841BF" w14:textId="77777777" w:rsidR="00D74EAD" w:rsidRPr="00BE2FB6" w:rsidRDefault="00D74EAD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dashed" w:sz="8" w:space="0" w:color="BFBFBF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EF674" w14:textId="77777777" w:rsidR="00D74EAD" w:rsidRPr="00BE2FB6" w:rsidRDefault="00D74EAD">
            <w:pPr>
              <w:rPr>
                <w:lang w:val="es-MX"/>
              </w:rPr>
            </w:pPr>
          </w:p>
        </w:tc>
      </w:tr>
      <w:tr w:rsidR="00D74EAD" w:rsidRPr="00BE2FB6" w14:paraId="447B629F" w14:textId="77777777" w:rsidTr="00D74EAD">
        <w:tc>
          <w:tcPr>
            <w:tcW w:w="2173" w:type="dxa"/>
            <w:tcBorders>
              <w:top w:val="nil"/>
              <w:left w:val="single" w:sz="4" w:space="0" w:color="auto"/>
              <w:bottom w:val="single" w:sz="4" w:space="0" w:color="auto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CC70C6" w14:textId="77777777" w:rsidR="00D74EAD" w:rsidRPr="00BE2FB6" w:rsidRDefault="00D74EAD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4" w:space="0" w:color="auto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F24D6" w14:textId="77777777" w:rsidR="00D74EAD" w:rsidRPr="00BE2FB6" w:rsidRDefault="00D74EAD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dashed" w:sz="8" w:space="0" w:color="BFBFBF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4F578" w14:textId="77777777" w:rsidR="00D74EAD" w:rsidRPr="00BE2FB6" w:rsidRDefault="00D74EAD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49BA43" w14:textId="77777777" w:rsidR="00D74EAD" w:rsidRPr="00BE2FB6" w:rsidRDefault="00D74EAD">
            <w:pPr>
              <w:rPr>
                <w:lang w:val="es-MX"/>
              </w:rPr>
            </w:pPr>
          </w:p>
        </w:tc>
      </w:tr>
    </w:tbl>
    <w:p w14:paraId="4C835623" w14:textId="77777777" w:rsidR="000536EC" w:rsidRPr="00BE2FB6" w:rsidRDefault="000536EC" w:rsidP="000536EC">
      <w:pPr>
        <w:rPr>
          <w:lang w:val="es-MX"/>
        </w:rPr>
      </w:pPr>
    </w:p>
    <w:p w14:paraId="658C5787" w14:textId="77777777" w:rsidR="000536EC" w:rsidRPr="00BE2FB6" w:rsidRDefault="000536EC" w:rsidP="000536EC">
      <w:pPr>
        <w:rPr>
          <w:b/>
          <w:color w:val="808080" w:themeColor="background1" w:themeShade="80"/>
          <w:sz w:val="32"/>
          <w:szCs w:val="32"/>
          <w:lang w:val="es-MX"/>
        </w:rPr>
      </w:pPr>
      <w:r w:rsidRPr="00BE2FB6">
        <w:rPr>
          <w:b/>
          <w:color w:val="808080" w:themeColor="background1" w:themeShade="80"/>
          <w:sz w:val="32"/>
          <w:szCs w:val="32"/>
          <w:lang w:val="es-MX"/>
        </w:rPr>
        <w:t>REVISORES</w:t>
      </w:r>
    </w:p>
    <w:p w14:paraId="5406B593" w14:textId="77777777" w:rsidR="00D74EAD" w:rsidRPr="00BE2FB6" w:rsidRDefault="00D74EAD" w:rsidP="000536EC">
      <w:pPr>
        <w:rPr>
          <w:b/>
          <w:color w:val="808080" w:themeColor="background1" w:themeShade="80"/>
          <w:sz w:val="32"/>
          <w:szCs w:val="32"/>
          <w:lang w:val="es-MX"/>
        </w:rPr>
      </w:pPr>
    </w:p>
    <w:tbl>
      <w:tblPr>
        <w:tblStyle w:val="TableGrid"/>
        <w:tblW w:w="0" w:type="auto"/>
        <w:tblInd w:w="72" w:type="dxa"/>
        <w:tblBorders>
          <w:insideH w:val="dashSmallGap" w:sz="4" w:space="0" w:color="BFBFBF" w:themeColor="background1" w:themeShade="BF"/>
          <w:insideV w:val="dashSmallGap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173"/>
        <w:gridCol w:w="1890"/>
        <w:gridCol w:w="1800"/>
        <w:gridCol w:w="3330"/>
      </w:tblGrid>
      <w:tr w:rsidR="000536EC" w:rsidRPr="00BE2FB6" w14:paraId="7CAE9E1E" w14:textId="77777777" w:rsidTr="00DF2711">
        <w:trPr>
          <w:trHeight w:val="215"/>
        </w:trPr>
        <w:tc>
          <w:tcPr>
            <w:tcW w:w="2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2070B8F2" w14:textId="77777777" w:rsidR="000536EC" w:rsidRPr="00BE2FB6" w:rsidRDefault="000536EC" w:rsidP="009557A2">
            <w:pPr>
              <w:jc w:val="center"/>
              <w:rPr>
                <w:b/>
                <w:color w:val="FFFFFF" w:themeColor="background1"/>
                <w:lang w:val="es-MX"/>
              </w:rPr>
            </w:pPr>
            <w:r w:rsidRPr="00BE2FB6">
              <w:rPr>
                <w:b/>
                <w:color w:val="FFFFFF" w:themeColor="background1"/>
                <w:lang w:val="es-MX"/>
              </w:rPr>
              <w:t>NOMBRE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F73EF03" w14:textId="77777777" w:rsidR="000536EC" w:rsidRPr="00BE2FB6" w:rsidRDefault="000536EC" w:rsidP="009557A2">
            <w:pPr>
              <w:jc w:val="center"/>
              <w:rPr>
                <w:b/>
                <w:color w:val="FFFFFF" w:themeColor="background1"/>
                <w:lang w:val="es-MX"/>
              </w:rPr>
            </w:pPr>
            <w:r w:rsidRPr="00BE2FB6">
              <w:rPr>
                <w:b/>
                <w:color w:val="FFFFFF" w:themeColor="background1"/>
                <w:lang w:val="es-MX"/>
              </w:rPr>
              <w:t>FECHA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DA50A6D" w14:textId="77777777" w:rsidR="000536EC" w:rsidRPr="00BE2FB6" w:rsidRDefault="000536EC" w:rsidP="009557A2">
            <w:pPr>
              <w:jc w:val="center"/>
              <w:rPr>
                <w:b/>
                <w:color w:val="FFFFFF" w:themeColor="background1"/>
                <w:lang w:val="es-MX"/>
              </w:rPr>
            </w:pPr>
            <w:r w:rsidRPr="00BE2FB6">
              <w:rPr>
                <w:b/>
                <w:color w:val="FFFFFF" w:themeColor="background1"/>
                <w:lang w:val="es-MX"/>
              </w:rPr>
              <w:t>VERSIÓN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F8DC43F" w14:textId="77777777" w:rsidR="000536EC" w:rsidRPr="00BE2FB6" w:rsidRDefault="000536EC" w:rsidP="009557A2">
            <w:pPr>
              <w:jc w:val="center"/>
              <w:rPr>
                <w:b/>
                <w:color w:val="FFFFFF" w:themeColor="background1"/>
                <w:lang w:val="es-MX"/>
              </w:rPr>
            </w:pPr>
            <w:r w:rsidRPr="00BE2FB6">
              <w:rPr>
                <w:b/>
                <w:color w:val="FFFFFF" w:themeColor="background1"/>
                <w:lang w:val="es-MX"/>
              </w:rPr>
              <w:t>CARGO</w:t>
            </w:r>
          </w:p>
        </w:tc>
      </w:tr>
      <w:tr w:rsidR="000536EC" w:rsidRPr="00BE2FB6" w14:paraId="5C515FF0" w14:textId="77777777" w:rsidTr="005A26B9">
        <w:trPr>
          <w:trHeight w:val="237"/>
        </w:trPr>
        <w:tc>
          <w:tcPr>
            <w:tcW w:w="2173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</w:tcPr>
          <w:p w14:paraId="51F4E134" w14:textId="77777777" w:rsidR="000536EC" w:rsidRPr="00BE2FB6" w:rsidRDefault="00960ECE" w:rsidP="009557A2">
            <w:pPr>
              <w:rPr>
                <w:lang w:val="es-MX"/>
              </w:rPr>
            </w:pPr>
            <w:r w:rsidRPr="00BE2FB6">
              <w:rPr>
                <w:lang w:val="es-MX"/>
              </w:rPr>
              <w:t xml:space="preserve">Humberto </w:t>
            </w:r>
            <w:r w:rsidR="00C50FB9" w:rsidRPr="00BE2FB6">
              <w:rPr>
                <w:lang w:val="es-MX"/>
              </w:rPr>
              <w:t>Ramírez</w:t>
            </w:r>
          </w:p>
        </w:tc>
        <w:tc>
          <w:tcPr>
            <w:tcW w:w="1890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</w:tcPr>
          <w:p w14:paraId="3A706EEB" w14:textId="6E0D0F9C" w:rsidR="00D7621F" w:rsidRPr="00BE2FB6" w:rsidRDefault="00BF13FD" w:rsidP="00D7621F">
            <w:pPr>
              <w:jc w:val="center"/>
              <w:rPr>
                <w:lang w:val="es-MX"/>
              </w:rPr>
            </w:pPr>
            <w:del w:id="8" w:author="TechMAdmin" w:date="2017-07-17T19:57:00Z">
              <w:r w:rsidDel="000B00A2">
                <w:rPr>
                  <w:lang w:val="es-MX"/>
                </w:rPr>
                <w:delText>0</w:delText>
              </w:r>
            </w:del>
            <w:ins w:id="9" w:author="TechMAdmin" w:date="2017-07-17T19:57:00Z">
              <w:r w:rsidR="000B00A2">
                <w:rPr>
                  <w:lang w:val="es-MX"/>
                </w:rPr>
                <w:t>17</w:t>
              </w:r>
            </w:ins>
            <w:r>
              <w:rPr>
                <w:lang w:val="es-MX"/>
              </w:rPr>
              <w:t>-Jul</w:t>
            </w:r>
            <w:r w:rsidR="00021230">
              <w:rPr>
                <w:lang w:val="es-MX"/>
              </w:rPr>
              <w:t>io-2017</w:t>
            </w:r>
          </w:p>
        </w:tc>
        <w:tc>
          <w:tcPr>
            <w:tcW w:w="1800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</w:tcPr>
          <w:p w14:paraId="065BFDD9" w14:textId="2ABB3ADA" w:rsidR="000536EC" w:rsidRPr="00BE2FB6" w:rsidRDefault="00021230" w:rsidP="009557A2">
            <w:pPr>
              <w:jc w:val="center"/>
              <w:rPr>
                <w:lang w:val="es-MX"/>
              </w:rPr>
            </w:pPr>
            <w:r>
              <w:rPr>
                <w:lang w:val="es-MX"/>
              </w:rPr>
              <w:t>1.</w:t>
            </w:r>
            <w:ins w:id="10" w:author="TechMAdmin" w:date="2017-07-17T19:58:00Z">
              <w:r w:rsidR="000B00A2">
                <w:rPr>
                  <w:lang w:val="es-MX"/>
                </w:rPr>
                <w:t>1</w:t>
              </w:r>
            </w:ins>
            <w:del w:id="11" w:author="TechMAdmin" w:date="2017-07-17T19:58:00Z">
              <w:r w:rsidDel="000B00A2">
                <w:rPr>
                  <w:lang w:val="es-MX"/>
                </w:rPr>
                <w:delText>0</w:delText>
              </w:r>
            </w:del>
          </w:p>
        </w:tc>
        <w:tc>
          <w:tcPr>
            <w:tcW w:w="3330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</w:tcPr>
          <w:p w14:paraId="12262475" w14:textId="77777777" w:rsidR="000536EC" w:rsidRPr="00BE2FB6" w:rsidRDefault="00960ECE" w:rsidP="009557A2">
            <w:pPr>
              <w:jc w:val="center"/>
              <w:rPr>
                <w:lang w:val="es-MX"/>
              </w:rPr>
            </w:pPr>
            <w:r w:rsidRPr="00BE2FB6">
              <w:rPr>
                <w:lang w:val="es-MX"/>
              </w:rPr>
              <w:t>DevOps Technical Lead</w:t>
            </w:r>
          </w:p>
        </w:tc>
      </w:tr>
      <w:tr w:rsidR="001C409F" w:rsidRPr="00BE2FB6" w14:paraId="600EFF72" w14:textId="77777777" w:rsidTr="009557A2">
        <w:tc>
          <w:tcPr>
            <w:tcW w:w="2173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8DA664F" w14:textId="1218DA12" w:rsidR="001C409F" w:rsidRPr="00BE2FB6" w:rsidRDefault="001C409F" w:rsidP="001C409F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D93C2A9" w14:textId="51A19AF1" w:rsidR="001C409F" w:rsidRPr="00BE2FB6" w:rsidRDefault="001C409F" w:rsidP="00021230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89F9EB2" w14:textId="1E52F9E4" w:rsidR="001C409F" w:rsidRPr="00BE2FB6" w:rsidRDefault="001C409F" w:rsidP="001C409F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E97C936" w14:textId="068E012C" w:rsidR="001C409F" w:rsidRPr="00BE2FB6" w:rsidRDefault="001C409F" w:rsidP="00021230">
            <w:pPr>
              <w:jc w:val="center"/>
              <w:rPr>
                <w:lang w:val="es-MX"/>
              </w:rPr>
            </w:pPr>
          </w:p>
        </w:tc>
      </w:tr>
      <w:tr w:rsidR="00A67BD9" w:rsidRPr="00BE2FB6" w14:paraId="70A96817" w14:textId="77777777" w:rsidTr="009557A2">
        <w:tc>
          <w:tcPr>
            <w:tcW w:w="2173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A6AA8A8" w14:textId="16C840BE" w:rsidR="00A67BD9" w:rsidRPr="00BE2FB6" w:rsidRDefault="00A67BD9" w:rsidP="00A67BD9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8D5129E" w14:textId="5E72B1DD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1380C38" w14:textId="70496B81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E398B80" w14:textId="6AC0B2EC" w:rsidR="00A67BD9" w:rsidRPr="00BE2FB6" w:rsidRDefault="00A67BD9" w:rsidP="00021230">
            <w:pPr>
              <w:jc w:val="center"/>
              <w:rPr>
                <w:lang w:val="es-MX"/>
              </w:rPr>
            </w:pPr>
          </w:p>
        </w:tc>
      </w:tr>
      <w:tr w:rsidR="00A67BD9" w:rsidRPr="00BE2FB6" w14:paraId="528D8667" w14:textId="77777777" w:rsidTr="009557A2">
        <w:tc>
          <w:tcPr>
            <w:tcW w:w="2173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E0B3C35" w14:textId="77777777" w:rsidR="00A67BD9" w:rsidRPr="00BE2FB6" w:rsidRDefault="00A67BD9" w:rsidP="00A67BD9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0118EDB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CA2139E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0D766BF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</w:tr>
      <w:tr w:rsidR="00A67BD9" w:rsidRPr="00BE2FB6" w14:paraId="40BABD9A" w14:textId="77777777" w:rsidTr="009557A2">
        <w:tc>
          <w:tcPr>
            <w:tcW w:w="2173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A69EF2B" w14:textId="77777777" w:rsidR="00A67BD9" w:rsidRPr="00BE2FB6" w:rsidRDefault="00A67BD9" w:rsidP="00A67BD9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D08FE9D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D1CBD82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29ECA11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</w:tr>
      <w:tr w:rsidR="00A67BD9" w:rsidRPr="00BE2FB6" w14:paraId="1C5E9C96" w14:textId="77777777" w:rsidTr="009557A2">
        <w:tc>
          <w:tcPr>
            <w:tcW w:w="2173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708851A" w14:textId="77777777" w:rsidR="00A67BD9" w:rsidRPr="00BE2FB6" w:rsidRDefault="00A67BD9" w:rsidP="00A67BD9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7CE70D35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46F2B77E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87645BF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</w:tr>
      <w:tr w:rsidR="00A67BD9" w:rsidRPr="00BE2FB6" w14:paraId="623B608F" w14:textId="77777777" w:rsidTr="005A26B9">
        <w:trPr>
          <w:trHeight w:val="201"/>
        </w:trPr>
        <w:tc>
          <w:tcPr>
            <w:tcW w:w="2173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74A9E50E" w14:textId="77777777" w:rsidR="00A67BD9" w:rsidRPr="00BE2FB6" w:rsidRDefault="00A67BD9" w:rsidP="00A67BD9">
            <w:pPr>
              <w:rPr>
                <w:lang w:val="es-MX"/>
              </w:rPr>
            </w:pPr>
          </w:p>
        </w:tc>
        <w:tc>
          <w:tcPr>
            <w:tcW w:w="1890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34C53DA0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1800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0DDA0090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  <w:tc>
          <w:tcPr>
            <w:tcW w:w="3330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7F545B31" w14:textId="77777777" w:rsidR="00A67BD9" w:rsidRPr="00BE2FB6" w:rsidRDefault="00A67BD9" w:rsidP="00A67BD9">
            <w:pPr>
              <w:jc w:val="center"/>
              <w:rPr>
                <w:lang w:val="es-MX"/>
              </w:rPr>
            </w:pPr>
          </w:p>
        </w:tc>
      </w:tr>
    </w:tbl>
    <w:p w14:paraId="1AF42E3C" w14:textId="77777777" w:rsidR="000536EC" w:rsidRPr="00BE2FB6" w:rsidRDefault="000536EC" w:rsidP="000536EC">
      <w:pPr>
        <w:rPr>
          <w:lang w:val="es-MX"/>
        </w:rPr>
      </w:pPr>
    </w:p>
    <w:p w14:paraId="249E76EF" w14:textId="77777777" w:rsidR="00113184" w:rsidRPr="00BE2FB6" w:rsidRDefault="00113184" w:rsidP="00113184">
      <w:pPr>
        <w:rPr>
          <w:b/>
          <w:color w:val="808080" w:themeColor="background1" w:themeShade="80"/>
          <w:sz w:val="32"/>
          <w:szCs w:val="32"/>
          <w:lang w:val="es-MX"/>
        </w:rPr>
      </w:pPr>
      <w:r w:rsidRPr="00BE2FB6">
        <w:rPr>
          <w:b/>
          <w:color w:val="808080" w:themeColor="background1" w:themeShade="80"/>
          <w:sz w:val="32"/>
          <w:szCs w:val="32"/>
          <w:lang w:val="es-MX"/>
        </w:rPr>
        <w:t>PROPOSITO</w:t>
      </w:r>
      <w:r w:rsidR="00C06D5D" w:rsidRPr="00BE2FB6">
        <w:rPr>
          <w:b/>
          <w:color w:val="808080" w:themeColor="background1" w:themeShade="80"/>
          <w:sz w:val="32"/>
          <w:szCs w:val="32"/>
          <w:lang w:val="es-MX"/>
        </w:rPr>
        <w:t xml:space="preserve"> DEL DOCUMENTO</w:t>
      </w:r>
    </w:p>
    <w:p w14:paraId="6E457F12" w14:textId="77777777" w:rsidR="00D74EAD" w:rsidRPr="00BE2FB6" w:rsidRDefault="00D74EAD" w:rsidP="00113184">
      <w:pPr>
        <w:rPr>
          <w:b/>
          <w:color w:val="808080" w:themeColor="background1" w:themeShade="80"/>
          <w:sz w:val="32"/>
          <w:szCs w:val="32"/>
          <w:lang w:val="es-MX"/>
        </w:rPr>
      </w:pPr>
    </w:p>
    <w:tbl>
      <w:tblPr>
        <w:tblStyle w:val="TableGrid"/>
        <w:tblW w:w="0" w:type="auto"/>
        <w:tblInd w:w="72" w:type="dxa"/>
        <w:tblBorders>
          <w:insideH w:val="dashSmallGap" w:sz="4" w:space="0" w:color="BFBFBF" w:themeColor="background1" w:themeShade="BF"/>
          <w:insideV w:val="dashSmallGap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730"/>
        <w:gridCol w:w="6520"/>
      </w:tblGrid>
      <w:tr w:rsidR="00113184" w:rsidRPr="00BE2FB6" w14:paraId="46495CC8" w14:textId="77777777" w:rsidTr="00302E91">
        <w:trPr>
          <w:trHeight w:val="215"/>
        </w:trPr>
        <w:tc>
          <w:tcPr>
            <w:tcW w:w="2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7B28C3FB" w14:textId="77777777" w:rsidR="00113184" w:rsidRPr="00BE2FB6" w:rsidRDefault="00113184" w:rsidP="009557A2">
            <w:pPr>
              <w:jc w:val="center"/>
              <w:rPr>
                <w:b/>
                <w:color w:val="FFFFFF" w:themeColor="background1"/>
                <w:lang w:val="es-MX"/>
              </w:rPr>
            </w:pPr>
            <w:r w:rsidRPr="00BE2FB6">
              <w:rPr>
                <w:b/>
                <w:color w:val="FFFFFF" w:themeColor="background1"/>
                <w:lang w:val="es-MX"/>
              </w:rPr>
              <w:t>AUDIENCIA</w:t>
            </w:r>
          </w:p>
        </w:tc>
        <w:tc>
          <w:tcPr>
            <w:tcW w:w="6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5F36A7E" w14:textId="77777777" w:rsidR="00113184" w:rsidRPr="00BE2FB6" w:rsidRDefault="00113184" w:rsidP="009557A2">
            <w:pPr>
              <w:jc w:val="center"/>
              <w:rPr>
                <w:b/>
                <w:color w:val="FFFFFF" w:themeColor="background1"/>
                <w:lang w:val="es-MX"/>
              </w:rPr>
            </w:pPr>
            <w:r w:rsidRPr="00BE2FB6">
              <w:rPr>
                <w:b/>
                <w:color w:val="FFFFFF" w:themeColor="background1"/>
                <w:lang w:val="es-MX"/>
              </w:rPr>
              <w:t>OBEJTIVO</w:t>
            </w:r>
          </w:p>
        </w:tc>
      </w:tr>
      <w:tr w:rsidR="00113184" w:rsidRPr="000B00A2" w14:paraId="6E276C04" w14:textId="77777777" w:rsidTr="00302E91">
        <w:trPr>
          <w:trHeight w:val="201"/>
        </w:trPr>
        <w:tc>
          <w:tcPr>
            <w:tcW w:w="2730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07794BE9" w14:textId="0BEA5800" w:rsidR="00113184" w:rsidRPr="00BE2FB6" w:rsidRDefault="002B70ED" w:rsidP="000A72FB">
            <w:pPr>
              <w:rPr>
                <w:lang w:val="es-MX"/>
              </w:rPr>
            </w:pPr>
            <w:r w:rsidRPr="00BE2FB6">
              <w:rPr>
                <w:lang w:val="es-MX"/>
              </w:rPr>
              <w:t xml:space="preserve">Centro de Excelencia DevOps Scotiabank </w:t>
            </w:r>
            <w:r w:rsidR="00021230" w:rsidRPr="00BE2FB6">
              <w:rPr>
                <w:lang w:val="es-MX"/>
              </w:rPr>
              <w:t>México</w:t>
            </w:r>
          </w:p>
        </w:tc>
        <w:tc>
          <w:tcPr>
            <w:tcW w:w="6520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5361E8A9" w14:textId="07C15E3D" w:rsidR="00113184" w:rsidRPr="00BE2FB6" w:rsidRDefault="00A57C37" w:rsidP="00CF5611">
            <w:pPr>
              <w:jc w:val="both"/>
              <w:rPr>
                <w:lang w:val="es-MX"/>
              </w:rPr>
            </w:pPr>
            <w:r w:rsidRPr="00BE2FB6">
              <w:rPr>
                <w:lang w:val="es-MX"/>
              </w:rPr>
              <w:t>El presente documento tiene como objetivo documentar paso a paso la instalación de</w:t>
            </w:r>
            <w:r w:rsidR="00D37928">
              <w:rPr>
                <w:lang w:val="es-MX"/>
              </w:rPr>
              <w:t xml:space="preserve"> certificados ssl para </w:t>
            </w:r>
            <w:r w:rsidRPr="00BE2FB6">
              <w:rPr>
                <w:lang w:val="es-MX"/>
              </w:rPr>
              <w:t xml:space="preserve"> </w:t>
            </w:r>
            <w:sdt>
              <w:sdtPr>
                <w:rPr>
                  <w:b/>
                  <w:lang w:val="es-MX"/>
                </w:rPr>
                <w:alias w:val="Title"/>
                <w:tag w:val=""/>
                <w:id w:val="1105692992"/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Content>
                <w:del w:id="12" w:author="TechMAdmin" w:date="2017-07-17T20:16:00Z">
                  <w:r w:rsidR="00CF5611" w:rsidDel="00CF5611">
                    <w:rPr>
                      <w:b/>
                      <w:lang w:val="es-MX"/>
                    </w:rPr>
                    <w:delText>DEVOPS PRODUCTION INSTANCE</w:delText>
                  </w:r>
                </w:del>
                <w:ins w:id="13" w:author="TechMAdmin" w:date="2017-07-17T20:16:00Z">
                  <w:r w:rsidR="00CF5611">
                    <w:rPr>
                      <w:b/>
                      <w:lang w:val="es-MX"/>
                    </w:rPr>
                    <w:t>DEVOPS PRODUCTION PLATFORM</w:t>
                  </w:r>
                </w:ins>
              </w:sdtContent>
            </w:sdt>
            <w:r w:rsidRPr="00BE2FB6">
              <w:rPr>
                <w:lang w:val="es-MX"/>
              </w:rPr>
              <w:t>,  realizada para</w:t>
            </w:r>
            <w:r w:rsidR="00302E91" w:rsidRPr="00BE2FB6">
              <w:rPr>
                <w:lang w:val="es-MX"/>
              </w:rPr>
              <w:t xml:space="preserve"> </w:t>
            </w:r>
            <w:sdt>
              <w:sdtPr>
                <w:rPr>
                  <w:rFonts w:eastAsiaTheme="majorEastAsia"/>
                  <w:lang w:val="es-MX"/>
                </w:rPr>
                <w:alias w:val="Company"/>
                <w:tag w:val=""/>
                <w:id w:val="-1011989519"/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Content>
                <w:r w:rsidR="00816471" w:rsidRPr="00BE2FB6">
                  <w:rPr>
                    <w:rFonts w:eastAsiaTheme="majorEastAsia"/>
                    <w:lang w:val="es-MX"/>
                  </w:rPr>
                  <w:t xml:space="preserve">SCOTIABANK </w:t>
                </w:r>
                <w:r w:rsidR="00A5185F" w:rsidRPr="00BE2FB6">
                  <w:rPr>
                    <w:rFonts w:eastAsiaTheme="majorEastAsia"/>
                    <w:lang w:val="es-MX"/>
                  </w:rPr>
                  <w:t>México</w:t>
                </w:r>
              </w:sdtContent>
            </w:sdt>
            <w:r w:rsidRPr="00BE2FB6">
              <w:rPr>
                <w:lang w:val="es-MX"/>
              </w:rPr>
              <w:t>.</w:t>
            </w:r>
          </w:p>
        </w:tc>
      </w:tr>
    </w:tbl>
    <w:p w14:paraId="7967C05F" w14:textId="77777777" w:rsidR="00113184" w:rsidRPr="00BE2FB6" w:rsidRDefault="00113184" w:rsidP="00113184">
      <w:pPr>
        <w:rPr>
          <w:lang w:val="es-MX"/>
        </w:rPr>
      </w:pPr>
    </w:p>
    <w:p w14:paraId="1C4C0482" w14:textId="77777777" w:rsidR="000536EC" w:rsidRPr="00BE2FB6" w:rsidRDefault="000536EC" w:rsidP="000536EC">
      <w:pPr>
        <w:rPr>
          <w:b/>
          <w:color w:val="808080" w:themeColor="background1" w:themeShade="80"/>
          <w:sz w:val="40"/>
          <w:szCs w:val="40"/>
          <w:lang w:val="es-MX"/>
        </w:rPr>
      </w:pPr>
      <w:r w:rsidRPr="00BE2FB6">
        <w:rPr>
          <w:b/>
          <w:color w:val="808080" w:themeColor="background1" w:themeShade="80"/>
          <w:sz w:val="40"/>
          <w:szCs w:val="40"/>
          <w:lang w:val="es-MX"/>
        </w:rPr>
        <w:t>NOTA DE CONFIDENCIALIDAD</w:t>
      </w:r>
    </w:p>
    <w:p w14:paraId="2B55BCC7" w14:textId="77777777" w:rsidR="00A22A05" w:rsidRPr="00BE2FB6" w:rsidRDefault="000536EC" w:rsidP="000536EC">
      <w:pPr>
        <w:jc w:val="both"/>
        <w:rPr>
          <w:lang w:val="es-MX"/>
        </w:rPr>
      </w:pPr>
      <w:r w:rsidRPr="00BE2FB6">
        <w:rPr>
          <w:lang w:val="es-MX"/>
        </w:rPr>
        <w:t xml:space="preserve">Toda la información contenida en este documento es proporcionada con confidencialidad con el único propósito de acercar posturas comerciales con la entidad receptora prohibiendo expresamente la publicación, divulgación y utilización de su contenido para fines propios o de terceros no autorizados sin el previo consentimiento expreso y por escrito de </w:t>
      </w:r>
      <w:r w:rsidR="000E22E6" w:rsidRPr="00BE2FB6">
        <w:rPr>
          <w:lang w:val="es-MX"/>
        </w:rPr>
        <w:t>Tech Mahindra</w:t>
      </w:r>
      <w:r w:rsidR="00A22A05" w:rsidRPr="00BE2FB6">
        <w:rPr>
          <w:lang w:val="es-MX"/>
        </w:rPr>
        <w:t>.</w:t>
      </w:r>
    </w:p>
    <w:p w14:paraId="1337F80F" w14:textId="56674053" w:rsidR="00D37928" w:rsidRDefault="000B00A2" w:rsidP="000536EC">
      <w:pPr>
        <w:jc w:val="both"/>
        <w:rPr>
          <w:rStyle w:val="Hyperlink"/>
          <w:color w:val="EA0000" w:themeColor="accent1"/>
          <w:lang w:val="es-MX"/>
        </w:rPr>
      </w:pPr>
      <w:r>
        <w:fldChar w:fldCharType="begin"/>
      </w:r>
      <w:r w:rsidRPr="000B00A2">
        <w:rPr>
          <w:lang w:val="es-MX"/>
          <w:rPrChange w:id="14" w:author="TechMAdmin" w:date="2017-07-17T19:57:00Z">
            <w:rPr/>
          </w:rPrChange>
        </w:rPr>
        <w:instrText xml:space="preserve"> HYPERLINK "http://www.techmahindra.com/General/privacy_policy.aspx" </w:instrText>
      </w:r>
      <w:r>
        <w:fldChar w:fldCharType="separate"/>
      </w:r>
      <w:r w:rsidR="000E22E6" w:rsidRPr="00BE2FB6">
        <w:rPr>
          <w:rStyle w:val="Hyperlink"/>
          <w:color w:val="EA0000" w:themeColor="accent1"/>
          <w:lang w:val="es-MX"/>
        </w:rPr>
        <w:t>http://www.techmahindra.com/General/privacy_policy.aspx</w:t>
      </w:r>
      <w:r>
        <w:rPr>
          <w:rStyle w:val="Hyperlink"/>
          <w:color w:val="EA0000" w:themeColor="accent1"/>
          <w:lang w:val="es-MX"/>
        </w:rPr>
        <w:fldChar w:fldCharType="end"/>
      </w:r>
    </w:p>
    <w:p w14:paraId="521B9CCC" w14:textId="77777777" w:rsidR="00D37928" w:rsidRDefault="00D37928">
      <w:pPr>
        <w:rPr>
          <w:rStyle w:val="Hyperlink"/>
          <w:color w:val="EA0000" w:themeColor="accent1"/>
          <w:lang w:val="es-MX"/>
        </w:rPr>
      </w:pPr>
      <w:r>
        <w:rPr>
          <w:rStyle w:val="Hyperlink"/>
          <w:color w:val="EA0000" w:themeColor="accent1"/>
          <w:lang w:val="es-MX"/>
        </w:rPr>
        <w:br w:type="page"/>
      </w:r>
    </w:p>
    <w:sdt>
      <w:sdtPr>
        <w:rPr>
          <w:rFonts w:asciiTheme="minorHAnsi" w:eastAsiaTheme="minorEastAsia" w:hAnsiTheme="minorHAnsi" w:cstheme="minorBidi"/>
          <w:caps/>
          <w:sz w:val="22"/>
          <w:szCs w:val="22"/>
          <w:lang w:val="es-MX"/>
        </w:rPr>
        <w:id w:val="387007400"/>
        <w:docPartObj>
          <w:docPartGallery w:val="Table of Contents"/>
          <w:docPartUnique/>
        </w:docPartObj>
      </w:sdtPr>
      <w:sdtEndPr>
        <w:rPr>
          <w:rFonts w:ascii="Calibri" w:hAnsi="Calibri" w:cstheme="majorBidi"/>
          <w:bCs/>
          <w:caps w:val="0"/>
        </w:rPr>
      </w:sdtEndPr>
      <w:sdtContent>
        <w:p w14:paraId="1C0F0FAE" w14:textId="77777777" w:rsidR="00737A4E" w:rsidRPr="00BE2FB6" w:rsidRDefault="00737A4E" w:rsidP="00C50FB9">
          <w:pPr>
            <w:pStyle w:val="EventSubhead"/>
            <w:rPr>
              <w:lang w:val="es-MX"/>
            </w:rPr>
          </w:pPr>
          <w:r w:rsidRPr="00BE2FB6">
            <w:rPr>
              <w:rFonts w:ascii="Calibri" w:hAnsi="Calibri"/>
              <w:b/>
              <w:color w:val="808080" w:themeColor="background1" w:themeShade="80"/>
              <w:sz w:val="40"/>
              <w:szCs w:val="40"/>
              <w:lang w:val="es-MX"/>
            </w:rPr>
            <w:t>CONTENIDO</w:t>
          </w:r>
        </w:p>
        <w:p w14:paraId="08D95411" w14:textId="77777777" w:rsidR="00737A4E" w:rsidRPr="00BE2FB6" w:rsidRDefault="00737A4E">
          <w:pPr>
            <w:pStyle w:val="TOC1"/>
          </w:pPr>
        </w:p>
        <w:p w14:paraId="21E879D8" w14:textId="77777777" w:rsidR="000B00A2" w:rsidRDefault="004B2668">
          <w:pPr>
            <w:pStyle w:val="TOC1"/>
            <w:rPr>
              <w:ins w:id="15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TOC \o "1-3" \h \z \u </w:instrText>
          </w:r>
          <w:r>
            <w:rPr>
              <w:bCs/>
            </w:rPr>
            <w:fldChar w:fldCharType="separate"/>
          </w:r>
          <w:ins w:id="16" w:author="TechMAdmin" w:date="2017-07-17T19:59:00Z">
            <w:r w:rsidR="000B00A2" w:rsidRPr="00E84CCE">
              <w:rPr>
                <w:rStyle w:val="Hyperlink"/>
                <w:noProof/>
              </w:rPr>
              <w:fldChar w:fldCharType="begin"/>
            </w:r>
            <w:r w:rsidR="000B00A2" w:rsidRPr="00E84CCE">
              <w:rPr>
                <w:rStyle w:val="Hyperlink"/>
                <w:noProof/>
              </w:rPr>
              <w:instrText xml:space="preserve"> </w:instrText>
            </w:r>
            <w:r w:rsidR="000B00A2">
              <w:rPr>
                <w:noProof/>
              </w:rPr>
              <w:instrText>HYPERLINK \l "_Toc488084923"</w:instrText>
            </w:r>
            <w:r w:rsidR="000B00A2" w:rsidRPr="00E84CCE">
              <w:rPr>
                <w:rStyle w:val="Hyperlink"/>
                <w:noProof/>
              </w:rPr>
              <w:instrText xml:space="preserve"> </w:instrText>
            </w:r>
            <w:r w:rsidR="000B00A2" w:rsidRPr="00E84CCE">
              <w:rPr>
                <w:rStyle w:val="Hyperlink"/>
                <w:noProof/>
              </w:rPr>
              <w:fldChar w:fldCharType="separate"/>
            </w:r>
            <w:r w:rsidR="000B00A2" w:rsidRPr="00E84CCE">
              <w:rPr>
                <w:rStyle w:val="Hyperlink"/>
                <w:noProof/>
              </w:rPr>
              <w:t>INSTALACIÓN CAPA DE DATOS</w:t>
            </w:r>
            <w:r w:rsidR="000B00A2">
              <w:rPr>
                <w:noProof/>
                <w:webHidden/>
              </w:rPr>
              <w:tab/>
            </w:r>
            <w:r w:rsidR="000B00A2">
              <w:rPr>
                <w:noProof/>
                <w:webHidden/>
              </w:rPr>
              <w:fldChar w:fldCharType="begin"/>
            </w:r>
            <w:r w:rsidR="000B00A2">
              <w:rPr>
                <w:noProof/>
                <w:webHidden/>
              </w:rPr>
              <w:instrText xml:space="preserve"> PAGEREF _Toc488084923 \h </w:instrText>
            </w:r>
          </w:ins>
          <w:r w:rsidR="000B00A2">
            <w:rPr>
              <w:noProof/>
              <w:webHidden/>
            </w:rPr>
          </w:r>
          <w:r w:rsidR="000B00A2">
            <w:rPr>
              <w:noProof/>
              <w:webHidden/>
            </w:rPr>
            <w:fldChar w:fldCharType="separate"/>
          </w:r>
          <w:ins w:id="17" w:author="TechMAdmin" w:date="2017-07-17T19:59:00Z">
            <w:r w:rsidR="000B00A2">
              <w:rPr>
                <w:noProof/>
                <w:webHidden/>
              </w:rPr>
              <w:t>4</w:t>
            </w:r>
            <w:r w:rsidR="000B00A2">
              <w:rPr>
                <w:noProof/>
                <w:webHidden/>
              </w:rPr>
              <w:fldChar w:fldCharType="end"/>
            </w:r>
            <w:r w:rsidR="000B00A2" w:rsidRPr="00E84CCE">
              <w:rPr>
                <w:rStyle w:val="Hyperlink"/>
                <w:noProof/>
              </w:rPr>
              <w:fldChar w:fldCharType="end"/>
            </w:r>
          </w:ins>
        </w:p>
        <w:p w14:paraId="6E971EFE" w14:textId="77777777" w:rsidR="000B00A2" w:rsidRDefault="000B00A2">
          <w:pPr>
            <w:pStyle w:val="TOC2"/>
            <w:rPr>
              <w:ins w:id="18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19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"_Toc488084924"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_Toc488084924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0" w:author="TechMAdmin" w:date="2017-07-17T19:59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368CFA13" w14:textId="77777777" w:rsidR="000B00A2" w:rsidRDefault="000B00A2">
          <w:pPr>
            <w:pStyle w:val="TOC2"/>
            <w:rPr>
              <w:ins w:id="21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22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"_Toc488084925"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MICROSOFT SQLSEVER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_Toc488084925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3" w:author="TechMAdmin" w:date="2017-07-17T19:59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596271DC" w14:textId="77777777" w:rsidR="000B00A2" w:rsidRDefault="000B00A2">
          <w:pPr>
            <w:pStyle w:val="TOC1"/>
            <w:rPr>
              <w:ins w:id="24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25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"_Toc488084926"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INSTALACIÓN CAPA DE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_Toc488084926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6" w:author="TechMAdmin" w:date="2017-07-17T19:59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30B6DF49" w14:textId="77777777" w:rsidR="000B00A2" w:rsidRDefault="000B00A2">
          <w:pPr>
            <w:pStyle w:val="TOC2"/>
            <w:rPr>
              <w:ins w:id="27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28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"_Toc488084927"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JENKINS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_Toc488084927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29" w:author="TechMAdmin" w:date="2017-07-17T19:59:00Z"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72A0CF9B" w14:textId="77777777" w:rsidR="000B00A2" w:rsidRDefault="000B00A2">
          <w:pPr>
            <w:pStyle w:val="TOC2"/>
            <w:rPr>
              <w:ins w:id="30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31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"_Toc488084928"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ATLASSIAN CROWD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_Toc488084928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2" w:author="TechMAdmin" w:date="2017-07-17T19:59:00Z"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1E495037" w14:textId="77777777" w:rsidR="000B00A2" w:rsidRDefault="000B00A2">
          <w:pPr>
            <w:pStyle w:val="TOC2"/>
            <w:rPr>
              <w:ins w:id="33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34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"_Toc488084929"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ATLASSIAN LDAP CROWD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_Toc488084929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5" w:author="TechMAdmin" w:date="2017-07-17T19:59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7D971ED3" w14:textId="77777777" w:rsidR="000B00A2" w:rsidRDefault="000B00A2">
          <w:pPr>
            <w:pStyle w:val="TOC2"/>
            <w:rPr>
              <w:ins w:id="36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37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"_Toc488084930"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ATLASSIAN JIRA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38" w:author="TechMAdmin" w:date="2017-07-17T19:59:00Z"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2986847B" w14:textId="77777777" w:rsidR="000B00A2" w:rsidRDefault="000B00A2">
          <w:pPr>
            <w:pStyle w:val="TOC2"/>
            <w:rPr>
              <w:ins w:id="39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40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"_Toc488084931"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ATLASSIAN CONFLUENCE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1" w:author="TechMAdmin" w:date="2017-07-17T19:59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28953807" w14:textId="77777777" w:rsidR="000B00A2" w:rsidRDefault="000B00A2">
          <w:pPr>
            <w:pStyle w:val="TOC2"/>
            <w:rPr>
              <w:ins w:id="42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43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"_Toc488084932"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ATLASSIAN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4" w:author="TechMAdmin" w:date="2017-07-17T19:59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7F933A1C" w14:textId="77777777" w:rsidR="000B00A2" w:rsidRDefault="000B00A2">
          <w:pPr>
            <w:pStyle w:val="TOC2"/>
            <w:rPr>
              <w:ins w:id="45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46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"_Toc488084933"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SONARQUBE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47" w:author="TechMAdmin" w:date="2017-07-17T19:59:00Z"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4E292EA5" w14:textId="77777777" w:rsidR="000B00A2" w:rsidRDefault="000B00A2">
          <w:pPr>
            <w:pStyle w:val="TOC2"/>
            <w:rPr>
              <w:ins w:id="48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49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"_Toc488084934"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ARTIFACTORY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_Toc488084934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0" w:author="TechMAdmin" w:date="2017-07-17T19:59:00Z"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1CEF4E21" w14:textId="77777777" w:rsidR="000B00A2" w:rsidRDefault="000B00A2">
          <w:pPr>
            <w:pStyle w:val="TOC2"/>
            <w:rPr>
              <w:ins w:id="51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52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"_Toc488084935"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CA SERVICE VIRTUALIZATION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_Toc488084935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3" w:author="TechMAdmin" w:date="2017-07-17T19:59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239507D4" w14:textId="77777777" w:rsidR="000B00A2" w:rsidRDefault="000B00A2">
          <w:pPr>
            <w:pStyle w:val="TOC2"/>
            <w:rPr>
              <w:ins w:id="54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55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"_Toc488084936"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CONEXIÓN SERVIDOR ESCLAVO 1 (LINUX) CON EL SERVIDOR JENKINS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_Toc488084936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6" w:author="TechMAdmin" w:date="2017-07-17T19:59:00Z"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275A2091" w14:textId="77777777" w:rsidR="000B00A2" w:rsidRDefault="000B00A2">
          <w:pPr>
            <w:pStyle w:val="TOC2"/>
            <w:rPr>
              <w:ins w:id="57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58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"_Toc488084937"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XL RELEASE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_Toc488084937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59" w:author="TechMAdmin" w:date="2017-07-17T19:59:00Z"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47A01844" w14:textId="77777777" w:rsidR="000B00A2" w:rsidRDefault="000B00A2">
          <w:pPr>
            <w:pStyle w:val="TOC2"/>
            <w:rPr>
              <w:ins w:id="60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61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"_Toc488084938"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XL 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_Toc488084938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2" w:author="TechMAdmin" w:date="2017-07-17T19:59:00Z"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63CFCE61" w14:textId="77777777" w:rsidR="000B00A2" w:rsidRDefault="000B00A2">
          <w:pPr>
            <w:pStyle w:val="TOC2"/>
            <w:rPr>
              <w:ins w:id="63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64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"_Toc488084939"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CONEXIÓN SERVIDOR ESCLAVO 1 (LINUX) CON EL SERVIDOR JENKINS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_Toc488084939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5" w:author="TechMAdmin" w:date="2017-07-17T19:59:00Z"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362D4BBC" w14:textId="77777777" w:rsidR="000B00A2" w:rsidRDefault="000B00A2">
          <w:pPr>
            <w:pStyle w:val="TOC2"/>
            <w:rPr>
              <w:ins w:id="66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67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"_Toc488084940"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CONEXIÓN SERVIDOR ESCLAVO 1 (GIT) CON EL SERVIDOR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_Toc488084940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68" w:author="TechMAdmin" w:date="2017-07-17T19:59:00Z"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02BF45BD" w14:textId="77777777" w:rsidR="000B00A2" w:rsidRDefault="000B00A2">
          <w:pPr>
            <w:pStyle w:val="TOC2"/>
            <w:rPr>
              <w:ins w:id="69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70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"_Toc488084941"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CONEXIÓN ESCLAVO 2 Y 3 (WINDOWS SERVER) CON EL SERVIDOR JENKINS MAESTRO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_Toc488084941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1" w:author="TechMAdmin" w:date="2017-07-17T19:59:00Z"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7EE32059" w14:textId="77777777" w:rsidR="000B00A2" w:rsidRDefault="000B00A2">
          <w:pPr>
            <w:pStyle w:val="TOC2"/>
            <w:rPr>
              <w:ins w:id="72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73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"_Toc488084942"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CONEXIÓN JENKINS ESCLAVO 2 (GIT) CON EL SERVIDOR BITBUCKET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_Toc488084942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4" w:author="TechMAdmin" w:date="2017-07-17T19:59:00Z"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6A5CFB7B" w14:textId="77777777" w:rsidR="000B00A2" w:rsidRDefault="000B00A2">
          <w:pPr>
            <w:pStyle w:val="TOC1"/>
            <w:rPr>
              <w:ins w:id="75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ins w:id="76" w:author="TechMAdmin" w:date="2017-07-17T19:59:00Z">
            <w:r w:rsidRPr="00E84CCE">
              <w:rPr>
                <w:rStyle w:val="Hyperlink"/>
                <w:noProof/>
              </w:rPr>
              <w:fldChar w:fldCharType="begin"/>
            </w:r>
            <w:r w:rsidRPr="00E84CCE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"_Toc488084943"</w:instrText>
            </w:r>
            <w:r w:rsidRPr="00E84CCE">
              <w:rPr>
                <w:rStyle w:val="Hyperlink"/>
                <w:noProof/>
              </w:rPr>
              <w:instrText xml:space="preserve"> </w:instrText>
            </w:r>
            <w:r w:rsidRPr="00E84CCE">
              <w:rPr>
                <w:rStyle w:val="Hyperlink"/>
                <w:noProof/>
              </w:rPr>
              <w:fldChar w:fldCharType="separate"/>
            </w:r>
            <w:r w:rsidRPr="00E84CCE">
              <w:rPr>
                <w:rStyle w:val="Hyperlink"/>
                <w:noProof/>
              </w:rPr>
              <w:t>ÍNDICE DE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_Toc488084943 \h </w:instrText>
            </w:r>
          </w:ins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ins w:id="77" w:author="TechMAdmin" w:date="2017-07-17T19:59:00Z"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  <w:r w:rsidRPr="00E84CCE">
              <w:rPr>
                <w:rStyle w:val="Hyperlink"/>
                <w:noProof/>
              </w:rPr>
              <w:fldChar w:fldCharType="end"/>
            </w:r>
          </w:ins>
        </w:p>
        <w:p w14:paraId="29AB6C01" w14:textId="77777777" w:rsidR="005F4A25" w:rsidDel="000B00A2" w:rsidRDefault="005F4A25">
          <w:pPr>
            <w:pStyle w:val="TOC1"/>
            <w:rPr>
              <w:del w:id="78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79" w:author="TechMAdmin" w:date="2017-07-17T19:59:00Z">
            <w:r w:rsidRPr="000B00A2" w:rsidDel="000B00A2">
              <w:rPr>
                <w:rPrChange w:id="80" w:author="TechMAdmin" w:date="2017-07-17T19:59:00Z">
                  <w:rPr>
                    <w:rStyle w:val="Hyperlink"/>
                    <w:noProof/>
                  </w:rPr>
                </w:rPrChange>
              </w:rPr>
              <w:delText>INSTALACIÓN CAPA DE DATOS</w:delText>
            </w:r>
            <w:r w:rsidDel="000B00A2">
              <w:rPr>
                <w:noProof/>
                <w:webHidden/>
              </w:rPr>
              <w:tab/>
              <w:delText>4</w:delText>
            </w:r>
          </w:del>
        </w:p>
        <w:p w14:paraId="305B3310" w14:textId="77777777" w:rsidR="005F4A25" w:rsidDel="000B00A2" w:rsidRDefault="005F4A25">
          <w:pPr>
            <w:pStyle w:val="TOC2"/>
            <w:rPr>
              <w:del w:id="81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82" w:author="TechMAdmin" w:date="2017-07-17T19:59:00Z">
            <w:r w:rsidRPr="000B00A2" w:rsidDel="000B00A2">
              <w:rPr>
                <w:rPrChange w:id="83" w:author="TechMAdmin" w:date="2017-07-17T19:59:00Z">
                  <w:rPr>
                    <w:rStyle w:val="Hyperlink"/>
                    <w:noProof/>
                  </w:rPr>
                </w:rPrChange>
              </w:rPr>
              <w:delText>POSTGRESQL</w:delText>
            </w:r>
            <w:r w:rsidDel="000B00A2">
              <w:rPr>
                <w:noProof/>
                <w:webHidden/>
              </w:rPr>
              <w:tab/>
              <w:delText>4</w:delText>
            </w:r>
          </w:del>
        </w:p>
        <w:p w14:paraId="35C2B857" w14:textId="77777777" w:rsidR="005F4A25" w:rsidDel="000B00A2" w:rsidRDefault="005F4A25">
          <w:pPr>
            <w:pStyle w:val="TOC2"/>
            <w:rPr>
              <w:del w:id="84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85" w:author="TechMAdmin" w:date="2017-07-17T19:59:00Z">
            <w:r w:rsidRPr="000B00A2" w:rsidDel="000B00A2">
              <w:rPr>
                <w:rPrChange w:id="86" w:author="TechMAdmin" w:date="2017-07-17T19:59:00Z">
                  <w:rPr>
                    <w:rStyle w:val="Hyperlink"/>
                    <w:noProof/>
                  </w:rPr>
                </w:rPrChange>
              </w:rPr>
              <w:delText>MICROSOFT SQLSEVER</w:delText>
            </w:r>
            <w:r w:rsidDel="000B00A2">
              <w:rPr>
                <w:noProof/>
                <w:webHidden/>
              </w:rPr>
              <w:tab/>
              <w:delText>7</w:delText>
            </w:r>
          </w:del>
        </w:p>
        <w:p w14:paraId="0A26BF0B" w14:textId="77777777" w:rsidR="005F4A25" w:rsidDel="000B00A2" w:rsidRDefault="005F4A25">
          <w:pPr>
            <w:pStyle w:val="TOC1"/>
            <w:rPr>
              <w:del w:id="87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88" w:author="TechMAdmin" w:date="2017-07-17T19:59:00Z">
            <w:r w:rsidRPr="000B00A2" w:rsidDel="000B00A2">
              <w:rPr>
                <w:rPrChange w:id="89" w:author="TechMAdmin" w:date="2017-07-17T19:59:00Z">
                  <w:rPr>
                    <w:rStyle w:val="Hyperlink"/>
                    <w:noProof/>
                  </w:rPr>
                </w:rPrChange>
              </w:rPr>
              <w:delText>INSTALACIÓN CAPA DE APLICACIÓN</w:delText>
            </w:r>
            <w:r w:rsidDel="000B00A2">
              <w:rPr>
                <w:noProof/>
                <w:webHidden/>
              </w:rPr>
              <w:tab/>
              <w:delText>8</w:delText>
            </w:r>
          </w:del>
        </w:p>
        <w:p w14:paraId="0B7BCFE2" w14:textId="77777777" w:rsidR="005F4A25" w:rsidDel="000B00A2" w:rsidRDefault="005F4A25">
          <w:pPr>
            <w:pStyle w:val="TOC2"/>
            <w:rPr>
              <w:del w:id="90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91" w:author="TechMAdmin" w:date="2017-07-17T19:59:00Z">
            <w:r w:rsidRPr="000B00A2" w:rsidDel="000B00A2">
              <w:rPr>
                <w:rPrChange w:id="92" w:author="TechMAdmin" w:date="2017-07-17T19:59:00Z">
                  <w:rPr>
                    <w:rStyle w:val="Hyperlink"/>
                    <w:noProof/>
                  </w:rPr>
                </w:rPrChange>
              </w:rPr>
              <w:delText>JENKINS</w:delText>
            </w:r>
            <w:r w:rsidDel="000B00A2">
              <w:rPr>
                <w:noProof/>
                <w:webHidden/>
              </w:rPr>
              <w:tab/>
              <w:delText>8</w:delText>
            </w:r>
          </w:del>
        </w:p>
        <w:p w14:paraId="27E2BE23" w14:textId="77777777" w:rsidR="005F4A25" w:rsidDel="000B00A2" w:rsidRDefault="005F4A25">
          <w:pPr>
            <w:pStyle w:val="TOC2"/>
            <w:rPr>
              <w:del w:id="93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94" w:author="TechMAdmin" w:date="2017-07-17T19:59:00Z">
            <w:r w:rsidRPr="000B00A2" w:rsidDel="000B00A2">
              <w:rPr>
                <w:rPrChange w:id="95" w:author="TechMAdmin" w:date="2017-07-17T19:59:00Z">
                  <w:rPr>
                    <w:rStyle w:val="Hyperlink"/>
                    <w:noProof/>
                  </w:rPr>
                </w:rPrChange>
              </w:rPr>
              <w:delText>ATLASSIAN CROWD</w:delText>
            </w:r>
            <w:r w:rsidDel="000B00A2">
              <w:rPr>
                <w:noProof/>
                <w:webHidden/>
              </w:rPr>
              <w:tab/>
              <w:delText>10</w:delText>
            </w:r>
          </w:del>
        </w:p>
        <w:p w14:paraId="40A4FE8F" w14:textId="77777777" w:rsidR="005F4A25" w:rsidDel="000B00A2" w:rsidRDefault="005F4A25">
          <w:pPr>
            <w:pStyle w:val="TOC2"/>
            <w:rPr>
              <w:del w:id="96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97" w:author="TechMAdmin" w:date="2017-07-17T19:59:00Z">
            <w:r w:rsidRPr="000B00A2" w:rsidDel="000B00A2">
              <w:rPr>
                <w:rPrChange w:id="98" w:author="TechMAdmin" w:date="2017-07-17T19:59:00Z">
                  <w:rPr>
                    <w:rStyle w:val="Hyperlink"/>
                    <w:noProof/>
                  </w:rPr>
                </w:rPrChange>
              </w:rPr>
              <w:delText>ATLASSIAN LDAP CROWD</w:delText>
            </w:r>
            <w:r w:rsidDel="000B00A2">
              <w:rPr>
                <w:noProof/>
                <w:webHidden/>
              </w:rPr>
              <w:tab/>
              <w:delText>12</w:delText>
            </w:r>
          </w:del>
        </w:p>
        <w:p w14:paraId="14C6967C" w14:textId="77777777" w:rsidR="005F4A25" w:rsidDel="000B00A2" w:rsidRDefault="005F4A25">
          <w:pPr>
            <w:pStyle w:val="TOC2"/>
            <w:rPr>
              <w:del w:id="99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00" w:author="TechMAdmin" w:date="2017-07-17T19:59:00Z">
            <w:r w:rsidRPr="000B00A2" w:rsidDel="000B00A2">
              <w:rPr>
                <w:rPrChange w:id="101" w:author="TechMAdmin" w:date="2017-07-17T19:59:00Z">
                  <w:rPr>
                    <w:rStyle w:val="Hyperlink"/>
                    <w:noProof/>
                  </w:rPr>
                </w:rPrChange>
              </w:rPr>
              <w:delText>ATLASSIAN JIRA</w:delText>
            </w:r>
            <w:r w:rsidDel="000B00A2">
              <w:rPr>
                <w:noProof/>
                <w:webHidden/>
              </w:rPr>
              <w:tab/>
              <w:delText>13</w:delText>
            </w:r>
          </w:del>
        </w:p>
        <w:p w14:paraId="2187C10E" w14:textId="77777777" w:rsidR="005F4A25" w:rsidDel="000B00A2" w:rsidRDefault="005F4A25">
          <w:pPr>
            <w:pStyle w:val="TOC2"/>
            <w:rPr>
              <w:del w:id="102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03" w:author="TechMAdmin" w:date="2017-07-17T19:59:00Z">
            <w:r w:rsidRPr="000B00A2" w:rsidDel="000B00A2">
              <w:rPr>
                <w:rPrChange w:id="104" w:author="TechMAdmin" w:date="2017-07-17T19:59:00Z">
                  <w:rPr>
                    <w:rStyle w:val="Hyperlink"/>
                    <w:noProof/>
                  </w:rPr>
                </w:rPrChange>
              </w:rPr>
              <w:delText>ATLASSIAN CONFLUENCE</w:delText>
            </w:r>
            <w:r w:rsidDel="000B00A2">
              <w:rPr>
                <w:noProof/>
                <w:webHidden/>
              </w:rPr>
              <w:tab/>
              <w:delText>17</w:delText>
            </w:r>
          </w:del>
        </w:p>
        <w:p w14:paraId="7005FDCA" w14:textId="77777777" w:rsidR="005F4A25" w:rsidDel="000B00A2" w:rsidRDefault="005F4A25">
          <w:pPr>
            <w:pStyle w:val="TOC2"/>
            <w:rPr>
              <w:del w:id="105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06" w:author="TechMAdmin" w:date="2017-07-17T19:59:00Z">
            <w:r w:rsidRPr="000B00A2" w:rsidDel="000B00A2">
              <w:rPr>
                <w:rPrChange w:id="107" w:author="TechMAdmin" w:date="2017-07-17T19:59:00Z">
                  <w:rPr>
                    <w:rStyle w:val="Hyperlink"/>
                    <w:noProof/>
                  </w:rPr>
                </w:rPrChange>
              </w:rPr>
              <w:delText>ATLASSIAN BITBUCKET</w:delText>
            </w:r>
            <w:r w:rsidDel="000B00A2">
              <w:rPr>
                <w:noProof/>
                <w:webHidden/>
              </w:rPr>
              <w:tab/>
              <w:delText>20</w:delText>
            </w:r>
          </w:del>
        </w:p>
        <w:p w14:paraId="30E62811" w14:textId="77777777" w:rsidR="005F4A25" w:rsidDel="000B00A2" w:rsidRDefault="005F4A25">
          <w:pPr>
            <w:pStyle w:val="TOC2"/>
            <w:rPr>
              <w:del w:id="108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09" w:author="TechMAdmin" w:date="2017-07-17T19:59:00Z">
            <w:r w:rsidRPr="000B00A2" w:rsidDel="000B00A2">
              <w:rPr>
                <w:rPrChange w:id="110" w:author="TechMAdmin" w:date="2017-07-17T19:59:00Z">
                  <w:rPr>
                    <w:rStyle w:val="Hyperlink"/>
                    <w:noProof/>
                  </w:rPr>
                </w:rPrChange>
              </w:rPr>
              <w:delText>SONARQUBE</w:delText>
            </w:r>
            <w:r w:rsidDel="000B00A2">
              <w:rPr>
                <w:noProof/>
                <w:webHidden/>
              </w:rPr>
              <w:tab/>
              <w:delText>23</w:delText>
            </w:r>
          </w:del>
        </w:p>
        <w:p w14:paraId="089BED6B" w14:textId="77777777" w:rsidR="005F4A25" w:rsidDel="000B00A2" w:rsidRDefault="005F4A25">
          <w:pPr>
            <w:pStyle w:val="TOC2"/>
            <w:rPr>
              <w:del w:id="111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12" w:author="TechMAdmin" w:date="2017-07-17T19:59:00Z">
            <w:r w:rsidRPr="000B00A2" w:rsidDel="000B00A2">
              <w:rPr>
                <w:rPrChange w:id="113" w:author="TechMAdmin" w:date="2017-07-17T19:59:00Z">
                  <w:rPr>
                    <w:rStyle w:val="Hyperlink"/>
                    <w:noProof/>
                  </w:rPr>
                </w:rPrChange>
              </w:rPr>
              <w:delText>ARTIFACTORY</w:delText>
            </w:r>
            <w:r w:rsidDel="000B00A2">
              <w:rPr>
                <w:noProof/>
                <w:webHidden/>
              </w:rPr>
              <w:tab/>
              <w:delText>24</w:delText>
            </w:r>
          </w:del>
        </w:p>
        <w:p w14:paraId="60EFE228" w14:textId="77777777" w:rsidR="005F4A25" w:rsidDel="000B00A2" w:rsidRDefault="005F4A25">
          <w:pPr>
            <w:pStyle w:val="TOC2"/>
            <w:rPr>
              <w:del w:id="114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15" w:author="TechMAdmin" w:date="2017-07-17T19:59:00Z">
            <w:r w:rsidRPr="000B00A2" w:rsidDel="000B00A2">
              <w:rPr>
                <w:rPrChange w:id="116" w:author="TechMAdmin" w:date="2017-07-17T19:59:00Z">
                  <w:rPr>
                    <w:rStyle w:val="Hyperlink"/>
                    <w:noProof/>
                  </w:rPr>
                </w:rPrChange>
              </w:rPr>
              <w:delText>CA SERVICE VIRTUALIZATION</w:delText>
            </w:r>
            <w:r w:rsidDel="000B00A2">
              <w:rPr>
                <w:noProof/>
                <w:webHidden/>
              </w:rPr>
              <w:tab/>
              <w:delText>27</w:delText>
            </w:r>
          </w:del>
        </w:p>
        <w:p w14:paraId="6DC412E3" w14:textId="77777777" w:rsidR="005F4A25" w:rsidDel="000B00A2" w:rsidRDefault="005F4A25">
          <w:pPr>
            <w:pStyle w:val="TOC2"/>
            <w:rPr>
              <w:del w:id="117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18" w:author="TechMAdmin" w:date="2017-07-17T19:59:00Z">
            <w:r w:rsidRPr="000B00A2" w:rsidDel="000B00A2">
              <w:rPr>
                <w:rPrChange w:id="119" w:author="TechMAdmin" w:date="2017-07-17T19:59:00Z">
                  <w:rPr>
                    <w:rStyle w:val="Hyperlink"/>
                    <w:noProof/>
                  </w:rPr>
                </w:rPrChange>
              </w:rPr>
              <w:delText>CONEXIÓN SERVIDOR ESCLAVO 1 (LINUX) CON EL SERVIDOR JENKINS MAESTRO</w:delText>
            </w:r>
            <w:r w:rsidDel="000B00A2">
              <w:rPr>
                <w:noProof/>
                <w:webHidden/>
              </w:rPr>
              <w:tab/>
              <w:delText>29</w:delText>
            </w:r>
          </w:del>
        </w:p>
        <w:p w14:paraId="1615800F" w14:textId="77777777" w:rsidR="005F4A25" w:rsidDel="000B00A2" w:rsidRDefault="005F4A25">
          <w:pPr>
            <w:pStyle w:val="TOC2"/>
            <w:rPr>
              <w:del w:id="120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21" w:author="TechMAdmin" w:date="2017-07-17T19:59:00Z">
            <w:r w:rsidRPr="000B00A2" w:rsidDel="000B00A2">
              <w:rPr>
                <w:rPrChange w:id="122" w:author="TechMAdmin" w:date="2017-07-17T19:59:00Z">
                  <w:rPr>
                    <w:rStyle w:val="Hyperlink"/>
                    <w:noProof/>
                  </w:rPr>
                </w:rPrChange>
              </w:rPr>
              <w:delText>XL RELEASE</w:delText>
            </w:r>
            <w:r w:rsidDel="000B00A2">
              <w:rPr>
                <w:noProof/>
                <w:webHidden/>
              </w:rPr>
              <w:tab/>
              <w:delText>30</w:delText>
            </w:r>
          </w:del>
        </w:p>
        <w:p w14:paraId="51DE8103" w14:textId="77777777" w:rsidR="005F4A25" w:rsidDel="000B00A2" w:rsidRDefault="005F4A25">
          <w:pPr>
            <w:pStyle w:val="TOC2"/>
            <w:rPr>
              <w:del w:id="123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24" w:author="TechMAdmin" w:date="2017-07-17T19:59:00Z">
            <w:r w:rsidRPr="000B00A2" w:rsidDel="000B00A2">
              <w:rPr>
                <w:rPrChange w:id="125" w:author="TechMAdmin" w:date="2017-07-17T19:59:00Z">
                  <w:rPr>
                    <w:rStyle w:val="Hyperlink"/>
                    <w:noProof/>
                  </w:rPr>
                </w:rPrChange>
              </w:rPr>
              <w:delText>XL DEPLOY</w:delText>
            </w:r>
            <w:r w:rsidDel="000B00A2">
              <w:rPr>
                <w:noProof/>
                <w:webHidden/>
              </w:rPr>
              <w:tab/>
              <w:delText>31</w:delText>
            </w:r>
          </w:del>
        </w:p>
        <w:p w14:paraId="60082774" w14:textId="77777777" w:rsidR="005F4A25" w:rsidDel="000B00A2" w:rsidRDefault="005F4A25">
          <w:pPr>
            <w:pStyle w:val="TOC2"/>
            <w:rPr>
              <w:del w:id="126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27" w:author="TechMAdmin" w:date="2017-07-17T19:59:00Z">
            <w:r w:rsidRPr="000B00A2" w:rsidDel="000B00A2">
              <w:rPr>
                <w:rPrChange w:id="128" w:author="TechMAdmin" w:date="2017-07-17T19:59:00Z">
                  <w:rPr>
                    <w:rStyle w:val="Hyperlink"/>
                    <w:noProof/>
                  </w:rPr>
                </w:rPrChange>
              </w:rPr>
              <w:delText>CONEXIÓN SERVIDOR ESCLAVO 1 (LINUX) CON EL SERVIDOR JENKINS MAESTRO</w:delText>
            </w:r>
            <w:r w:rsidDel="000B00A2">
              <w:rPr>
                <w:noProof/>
                <w:webHidden/>
              </w:rPr>
              <w:tab/>
              <w:delText>32</w:delText>
            </w:r>
          </w:del>
        </w:p>
        <w:p w14:paraId="33DE8567" w14:textId="77777777" w:rsidR="005F4A25" w:rsidDel="000B00A2" w:rsidRDefault="005F4A25">
          <w:pPr>
            <w:pStyle w:val="TOC2"/>
            <w:rPr>
              <w:del w:id="129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30" w:author="TechMAdmin" w:date="2017-07-17T19:59:00Z">
            <w:r w:rsidRPr="000B00A2" w:rsidDel="000B00A2">
              <w:rPr>
                <w:rPrChange w:id="131" w:author="TechMAdmin" w:date="2017-07-17T19:59:00Z">
                  <w:rPr>
                    <w:rStyle w:val="Hyperlink"/>
                    <w:noProof/>
                  </w:rPr>
                </w:rPrChange>
              </w:rPr>
              <w:delText>CONEXIÓN SERVIDOR ESCLAVO 1 (GIT) CON EL SERVIDOR BITBUCKET</w:delText>
            </w:r>
            <w:r w:rsidDel="000B00A2">
              <w:rPr>
                <w:noProof/>
                <w:webHidden/>
              </w:rPr>
              <w:tab/>
              <w:delText>33</w:delText>
            </w:r>
          </w:del>
        </w:p>
        <w:p w14:paraId="7AB08859" w14:textId="77777777" w:rsidR="005F4A25" w:rsidDel="000B00A2" w:rsidRDefault="005F4A25">
          <w:pPr>
            <w:pStyle w:val="TOC2"/>
            <w:rPr>
              <w:del w:id="132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33" w:author="TechMAdmin" w:date="2017-07-17T19:59:00Z">
            <w:r w:rsidRPr="000B00A2" w:rsidDel="000B00A2">
              <w:rPr>
                <w:rPrChange w:id="134" w:author="TechMAdmin" w:date="2017-07-17T19:59:00Z">
                  <w:rPr>
                    <w:rStyle w:val="Hyperlink"/>
                    <w:noProof/>
                  </w:rPr>
                </w:rPrChange>
              </w:rPr>
              <w:delText>CONEXIÓN ESCLAVO 2 Y 3 (WINDOWS SERVER) CON EL SERVIDOR JENKINS MAESTRO</w:delText>
            </w:r>
            <w:r w:rsidDel="000B00A2">
              <w:rPr>
                <w:noProof/>
                <w:webHidden/>
              </w:rPr>
              <w:tab/>
              <w:delText>34</w:delText>
            </w:r>
          </w:del>
        </w:p>
        <w:p w14:paraId="616BA68E" w14:textId="77777777" w:rsidR="005F4A25" w:rsidDel="000B00A2" w:rsidRDefault="005F4A25">
          <w:pPr>
            <w:pStyle w:val="TOC2"/>
            <w:rPr>
              <w:del w:id="135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36" w:author="TechMAdmin" w:date="2017-07-17T19:59:00Z">
            <w:r w:rsidRPr="000B00A2" w:rsidDel="000B00A2">
              <w:rPr>
                <w:rPrChange w:id="137" w:author="TechMAdmin" w:date="2017-07-17T19:59:00Z">
                  <w:rPr>
                    <w:rStyle w:val="Hyperlink"/>
                    <w:noProof/>
                  </w:rPr>
                </w:rPrChange>
              </w:rPr>
              <w:delText>CONEXIÓN JENKINS ESCLAVO 2 (GIT) CON EL SERVIDOR BITBUCKET</w:delText>
            </w:r>
            <w:r w:rsidDel="000B00A2">
              <w:rPr>
                <w:noProof/>
                <w:webHidden/>
              </w:rPr>
              <w:tab/>
              <w:delText>36</w:delText>
            </w:r>
          </w:del>
        </w:p>
        <w:p w14:paraId="79E188E6" w14:textId="77777777" w:rsidR="005F4A25" w:rsidDel="000B00A2" w:rsidRDefault="005F4A25">
          <w:pPr>
            <w:pStyle w:val="TOC1"/>
            <w:rPr>
              <w:del w:id="138" w:author="TechMAdmin" w:date="2017-07-17T19:59:00Z"/>
              <w:rFonts w:asciiTheme="minorHAnsi" w:hAnsiTheme="minorHAnsi" w:cstheme="minorBidi"/>
              <w:noProof/>
              <w:kern w:val="0"/>
              <w:lang w:eastAsia="es-MX"/>
              <w14:ligatures w14:val="none"/>
            </w:rPr>
          </w:pPr>
          <w:del w:id="139" w:author="TechMAdmin" w:date="2017-07-17T19:59:00Z">
            <w:r w:rsidRPr="000B00A2" w:rsidDel="000B00A2">
              <w:rPr>
                <w:rPrChange w:id="140" w:author="TechMAdmin" w:date="2017-07-17T19:59:00Z">
                  <w:rPr>
                    <w:rStyle w:val="Hyperlink"/>
                    <w:noProof/>
                  </w:rPr>
                </w:rPrChange>
              </w:rPr>
              <w:delText>ÍNDICE DE TABLAS</w:delText>
            </w:r>
            <w:r w:rsidDel="000B00A2">
              <w:rPr>
                <w:noProof/>
                <w:webHidden/>
              </w:rPr>
              <w:tab/>
              <w:delText>38</w:delText>
            </w:r>
          </w:del>
        </w:p>
        <w:p w14:paraId="08E7A51C" w14:textId="77777777" w:rsidR="00737A4E" w:rsidRPr="00BE2FB6" w:rsidRDefault="004B2668" w:rsidP="00737A4E">
          <w:pPr>
            <w:rPr>
              <w:bCs/>
              <w:lang w:val="es-MX"/>
            </w:rPr>
          </w:pPr>
          <w:r>
            <w:rPr>
              <w:bCs/>
              <w:lang w:val="es-MX"/>
            </w:rPr>
            <w:fldChar w:fldCharType="end"/>
          </w:r>
        </w:p>
      </w:sdtContent>
    </w:sdt>
    <w:p w14:paraId="39B5CE08" w14:textId="77777777" w:rsidR="00737A4E" w:rsidRPr="00BE2FB6" w:rsidRDefault="00737A4E" w:rsidP="00737A4E">
      <w:pPr>
        <w:spacing w:after="240"/>
        <w:rPr>
          <w:lang w:val="es-MX"/>
        </w:rPr>
      </w:pPr>
      <w:r w:rsidRPr="00BE2FB6">
        <w:rPr>
          <w:lang w:val="es-MX"/>
        </w:rPr>
        <w:br w:type="page"/>
      </w:r>
    </w:p>
    <w:p w14:paraId="69BE7A44" w14:textId="77777777" w:rsidR="002E41F9" w:rsidRPr="00BE2FB6" w:rsidRDefault="00700C11" w:rsidP="002E41F9">
      <w:pPr>
        <w:pStyle w:val="Heading1"/>
        <w:rPr>
          <w:lang w:val="es-MX"/>
        </w:rPr>
      </w:pPr>
      <w:bookmarkStart w:id="141" w:name="_Toc488084923"/>
      <w:r w:rsidRPr="00BE2FB6">
        <w:rPr>
          <w:lang w:val="es-MX"/>
        </w:rPr>
        <w:lastRenderedPageBreak/>
        <w:t>INSTALACIÓ</w:t>
      </w:r>
      <w:r w:rsidR="002E41F9" w:rsidRPr="00BE2FB6">
        <w:rPr>
          <w:lang w:val="es-MX"/>
        </w:rPr>
        <w:t>N CAPA DE DATOS</w:t>
      </w:r>
      <w:bookmarkEnd w:id="141"/>
    </w:p>
    <w:p w14:paraId="4B65708C" w14:textId="535CDC07" w:rsidR="00A94E7C" w:rsidRPr="00BE2FB6" w:rsidRDefault="00A94E7C" w:rsidP="000F3B55">
      <w:pPr>
        <w:jc w:val="both"/>
        <w:rPr>
          <w:lang w:val="es-MX"/>
        </w:rPr>
      </w:pPr>
      <w:r w:rsidRPr="00BE2FB6">
        <w:rPr>
          <w:lang w:val="es-MX"/>
        </w:rPr>
        <w:t xml:space="preserve">Los procedimientos descritos en esta sección deberán realizarse en todos los servidores que formen parte de la </w:t>
      </w:r>
      <w:r w:rsidRPr="00CF5611">
        <w:rPr>
          <w:b/>
          <w:lang w:val="es-MX"/>
          <w:rPrChange w:id="142" w:author="TechMAdmin" w:date="2017-07-17T20:18:00Z">
            <w:rPr>
              <w:lang w:val="es-MX"/>
            </w:rPr>
          </w:rPrChange>
        </w:rPr>
        <w:t xml:space="preserve">capa de </w:t>
      </w:r>
      <w:r w:rsidR="009A7C38" w:rsidRPr="00CF5611">
        <w:rPr>
          <w:b/>
          <w:lang w:val="es-MX"/>
          <w:rPrChange w:id="143" w:author="TechMAdmin" w:date="2017-07-17T20:18:00Z">
            <w:rPr>
              <w:lang w:val="es-MX"/>
            </w:rPr>
          </w:rPrChange>
        </w:rPr>
        <w:t>datos</w:t>
      </w:r>
      <w:r w:rsidRPr="00BE2FB6">
        <w:rPr>
          <w:lang w:val="es-MX"/>
        </w:rPr>
        <w:t xml:space="preserve"> del sistema </w:t>
      </w:r>
      <w:sdt>
        <w:sdtPr>
          <w:rPr>
            <w:b/>
            <w:lang w:val="es-MX"/>
          </w:rPr>
          <w:alias w:val="Title"/>
          <w:tag w:val=""/>
          <w:id w:val="1532695135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del w:id="144" w:author="TechMAdmin" w:date="2017-07-17T20:17:00Z">
            <w:r w:rsidR="002337C8" w:rsidDel="00CF5611">
              <w:rPr>
                <w:b/>
                <w:lang w:val="es-MX"/>
              </w:rPr>
              <w:delText>DEVOPS PRODUCTION INSTANCE</w:delText>
            </w:r>
          </w:del>
          <w:ins w:id="145" w:author="TechMAdmin" w:date="2017-07-17T20:17:00Z">
            <w:r w:rsidR="00CF5611">
              <w:rPr>
                <w:b/>
                <w:lang w:val="es-MX"/>
              </w:rPr>
              <w:t>DEVOPS PRODUCTION PLATFORM</w:t>
            </w:r>
          </w:ins>
        </w:sdtContent>
      </w:sdt>
      <w:r w:rsidRPr="00BE2FB6">
        <w:rPr>
          <w:lang w:val="es-MX"/>
        </w:rPr>
        <w:t>.</w:t>
      </w:r>
    </w:p>
    <w:p w14:paraId="0D9B8FA4" w14:textId="77777777" w:rsidR="00D47733" w:rsidRPr="00BE2FB6" w:rsidRDefault="00D47733" w:rsidP="000F3B55">
      <w:pPr>
        <w:jc w:val="both"/>
        <w:rPr>
          <w:lang w:val="es-MX"/>
        </w:rPr>
      </w:pPr>
    </w:p>
    <w:p w14:paraId="23E245D2" w14:textId="77777777" w:rsidR="00647D22" w:rsidRPr="00BE2FB6" w:rsidRDefault="00647D22" w:rsidP="000F3B55">
      <w:pPr>
        <w:pStyle w:val="Heading2"/>
        <w:jc w:val="both"/>
        <w:rPr>
          <w:lang w:val="es-MX"/>
        </w:rPr>
      </w:pPr>
      <w:bookmarkStart w:id="146" w:name="_Toc477169157"/>
      <w:bookmarkStart w:id="147" w:name="_Toc488084924"/>
      <w:r w:rsidRPr="00BE2FB6">
        <w:rPr>
          <w:lang w:val="es-MX"/>
        </w:rPr>
        <w:t>POSTGRESQL</w:t>
      </w:r>
      <w:bookmarkEnd w:id="146"/>
      <w:bookmarkEnd w:id="147"/>
    </w:p>
    <w:p w14:paraId="7F61D0ED" w14:textId="5C419EDD" w:rsidR="00A61558" w:rsidRDefault="00A61558" w:rsidP="000F3B55">
      <w:pPr>
        <w:jc w:val="both"/>
        <w:rPr>
          <w:lang w:val="es-MX"/>
        </w:rPr>
      </w:pPr>
      <w:r>
        <w:rPr>
          <w:lang w:val="es-MX"/>
        </w:rPr>
        <w:t xml:space="preserve">La instalación fue realizada </w:t>
      </w:r>
      <w:ins w:id="148" w:author="TechMAdmin" w:date="2017-07-17T20:18:00Z">
        <w:r w:rsidR="00CF5611">
          <w:rPr>
            <w:lang w:val="es-MX"/>
          </w:rPr>
          <w:t xml:space="preserve">de manera </w:t>
        </w:r>
      </w:ins>
      <w:r w:rsidR="009125FC">
        <w:rPr>
          <w:lang w:val="es-MX"/>
        </w:rPr>
        <w:t xml:space="preserve">similar para todos los servidores que contienen </w:t>
      </w:r>
      <w:r w:rsidR="000B62D0">
        <w:rPr>
          <w:lang w:val="es-MX"/>
        </w:rPr>
        <w:t xml:space="preserve">una base de datos en </w:t>
      </w:r>
      <w:r w:rsidR="000B62D0" w:rsidRPr="0018461D">
        <w:rPr>
          <w:b/>
          <w:lang w:val="es-MX"/>
        </w:rPr>
        <w:t>PostgreSql</w:t>
      </w:r>
      <w:ins w:id="149" w:author="TechMAdmin" w:date="2017-07-17T20:18:00Z">
        <w:r w:rsidR="00CF5611">
          <w:rPr>
            <w:b/>
            <w:lang w:val="es-MX"/>
          </w:rPr>
          <w:t>,</w:t>
        </w:r>
      </w:ins>
      <w:r w:rsidR="00B179CC">
        <w:rPr>
          <w:lang w:val="es-MX"/>
        </w:rPr>
        <w:t xml:space="preserve"> enseguida se muestra la tabla</w:t>
      </w:r>
      <w:r w:rsidR="000B62D0">
        <w:rPr>
          <w:lang w:val="es-MX"/>
        </w:rPr>
        <w:t>.</w:t>
      </w:r>
    </w:p>
    <w:p w14:paraId="168A3B27" w14:textId="77777777" w:rsidR="000D5517" w:rsidRDefault="000D5517" w:rsidP="000F3B55">
      <w:pPr>
        <w:jc w:val="both"/>
        <w:rPr>
          <w:lang w:val="es-MX"/>
        </w:rPr>
      </w:pPr>
    </w:p>
    <w:tbl>
      <w:tblPr>
        <w:tblStyle w:val="TableGrid"/>
        <w:tblW w:w="6753" w:type="dxa"/>
        <w:jc w:val="center"/>
        <w:tblBorders>
          <w:insideH w:val="dashSmallGap" w:sz="4" w:space="0" w:color="BFBFBF" w:themeColor="background1" w:themeShade="BF"/>
          <w:insideV w:val="dashSmallGap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504"/>
        <w:gridCol w:w="2460"/>
        <w:gridCol w:w="2789"/>
      </w:tblGrid>
      <w:tr w:rsidR="000D5517" w:rsidRPr="00BE2FB6" w14:paraId="40E5B63D" w14:textId="77777777" w:rsidTr="000D5517">
        <w:trPr>
          <w:trHeight w:val="243"/>
          <w:jc w:val="center"/>
        </w:trPr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790B218C" w14:textId="77777777" w:rsidR="000D5517" w:rsidRPr="00BE2FB6" w:rsidRDefault="000D5517" w:rsidP="000D5517">
            <w:pPr>
              <w:rPr>
                <w:b/>
                <w:color w:val="FFFFFF" w:themeColor="background1"/>
                <w:lang w:val="es-MX"/>
              </w:rPr>
            </w:pPr>
            <w:commentRangeStart w:id="150"/>
            <w:r w:rsidRPr="00BE2FB6">
              <w:rPr>
                <w:b/>
                <w:color w:val="FFFFFF" w:themeColor="background1"/>
                <w:lang w:val="es-MX"/>
              </w:rPr>
              <w:t>SERVIDOR</w:t>
            </w:r>
            <w:commentRangeEnd w:id="150"/>
            <w:r w:rsidR="00CF5611">
              <w:rPr>
                <w:rStyle w:val="CommentReference"/>
              </w:rPr>
              <w:commentReference w:id="150"/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B12EBB3" w14:textId="77777777" w:rsidR="000D5517" w:rsidRPr="00BE2FB6" w:rsidRDefault="000D5517" w:rsidP="000D5517">
            <w:pPr>
              <w:rPr>
                <w:b/>
                <w:color w:val="FFFFFF" w:themeColor="background1"/>
                <w:lang w:val="es-MX"/>
              </w:rPr>
            </w:pPr>
            <w:commentRangeStart w:id="151"/>
            <w:r w:rsidRPr="00BE2FB6">
              <w:rPr>
                <w:b/>
                <w:color w:val="FFFFFF" w:themeColor="background1"/>
                <w:lang w:val="es-MX"/>
              </w:rPr>
              <w:t>APLICACIÓN</w:t>
            </w:r>
            <w:commentRangeEnd w:id="151"/>
            <w:r w:rsidR="00CF5611">
              <w:rPr>
                <w:rStyle w:val="CommentReference"/>
              </w:rPr>
              <w:commentReference w:id="151"/>
            </w:r>
          </w:p>
        </w:tc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FE904F9" w14:textId="149D479F" w:rsidR="000D5517" w:rsidRPr="00BE2FB6" w:rsidRDefault="000D5517" w:rsidP="000D5517">
            <w:pPr>
              <w:rPr>
                <w:b/>
                <w:color w:val="FFFFFF" w:themeColor="background1"/>
                <w:lang w:val="es-MX"/>
              </w:rPr>
            </w:pPr>
            <w:commentRangeStart w:id="152"/>
            <w:r>
              <w:rPr>
                <w:b/>
                <w:color w:val="FFFFFF" w:themeColor="background1"/>
                <w:lang w:val="es-MX"/>
              </w:rPr>
              <w:t>INSTANCIA</w:t>
            </w:r>
            <w:commentRangeEnd w:id="152"/>
            <w:r w:rsidR="00CF5611">
              <w:rPr>
                <w:rStyle w:val="CommentReference"/>
              </w:rPr>
              <w:commentReference w:id="152"/>
            </w:r>
          </w:p>
        </w:tc>
      </w:tr>
      <w:tr w:rsidR="000D5517" w:rsidRPr="00BE2FB6" w14:paraId="3066BAC6" w14:textId="77777777" w:rsidTr="000D5517">
        <w:trPr>
          <w:jc w:val="center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63EBC25A" w14:textId="77777777" w:rsidR="000D5517" w:rsidRPr="00BE2FB6" w:rsidRDefault="000D5517" w:rsidP="000D5517">
            <w:pPr>
              <w:rPr>
                <w:lang w:val="es-MX"/>
              </w:rPr>
            </w:pPr>
            <w:r>
              <w:rPr>
                <w:lang w:val="es-MX"/>
              </w:rPr>
              <w:t>SERVIDOR 15</w:t>
            </w:r>
          </w:p>
        </w:tc>
        <w:tc>
          <w:tcPr>
            <w:tcW w:w="246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68BDE05" w14:textId="77777777" w:rsidR="000D5517" w:rsidRPr="00BE2FB6" w:rsidRDefault="000D5517" w:rsidP="000D5517">
            <w:pPr>
              <w:rPr>
                <w:b/>
                <w:lang w:val="es-MX"/>
              </w:rPr>
            </w:pPr>
            <w:r w:rsidRPr="00BE2FB6">
              <w:rPr>
                <w:b/>
                <w:lang w:val="es-MX"/>
              </w:rPr>
              <w:t>PostgreSQL</w:t>
            </w:r>
          </w:p>
        </w:tc>
        <w:tc>
          <w:tcPr>
            <w:tcW w:w="2789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450F7D3" w14:textId="77777777" w:rsidR="000D5517" w:rsidRDefault="000D5517" w:rsidP="000D5517">
            <w:pPr>
              <w:rPr>
                <w:b/>
                <w:lang w:val="es-MX"/>
              </w:rPr>
            </w:pPr>
            <w:r w:rsidRPr="00BE2FB6">
              <w:rPr>
                <w:b/>
                <w:lang w:val="es-MX"/>
              </w:rPr>
              <w:t>Atlassian Crowd</w:t>
            </w:r>
          </w:p>
          <w:p w14:paraId="1ED1522A" w14:textId="38DBD6ED" w:rsidR="000D5517" w:rsidRPr="00BE2FB6" w:rsidRDefault="000D5517" w:rsidP="000D5517">
            <w:pPr>
              <w:ind w:left="-486" w:firstLine="486"/>
              <w:rPr>
                <w:lang w:val="es-MX"/>
              </w:rPr>
            </w:pPr>
            <w:r w:rsidRPr="00BE2FB6">
              <w:rPr>
                <w:b/>
                <w:lang w:val="es-MX"/>
              </w:rPr>
              <w:t>Atlassian JIRA</w:t>
            </w:r>
          </w:p>
        </w:tc>
      </w:tr>
      <w:tr w:rsidR="000D5517" w:rsidRPr="00BE2FB6" w14:paraId="786BE9F9" w14:textId="77777777" w:rsidTr="000D5517">
        <w:trPr>
          <w:jc w:val="center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70181BF6" w14:textId="77777777" w:rsidR="000D5517" w:rsidRPr="00BE2FB6" w:rsidRDefault="000D5517" w:rsidP="000D5517">
            <w:pPr>
              <w:rPr>
                <w:lang w:val="es-MX"/>
              </w:rPr>
            </w:pPr>
            <w:r>
              <w:rPr>
                <w:lang w:val="es-MX"/>
              </w:rPr>
              <w:t>SERVIDOR 16</w:t>
            </w:r>
          </w:p>
        </w:tc>
        <w:tc>
          <w:tcPr>
            <w:tcW w:w="246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7F5AAFE" w14:textId="77777777" w:rsidR="000D5517" w:rsidRPr="00BE2FB6" w:rsidRDefault="000D5517" w:rsidP="000D5517">
            <w:pPr>
              <w:rPr>
                <w:b/>
                <w:lang w:val="es-MX"/>
              </w:rPr>
            </w:pPr>
            <w:r w:rsidRPr="00BE2FB6">
              <w:rPr>
                <w:b/>
                <w:lang w:val="es-MX"/>
              </w:rPr>
              <w:t>PostgreSQL</w:t>
            </w:r>
          </w:p>
        </w:tc>
        <w:tc>
          <w:tcPr>
            <w:tcW w:w="2789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B76F627" w14:textId="77777777" w:rsidR="000D5517" w:rsidRDefault="000D5517" w:rsidP="000D5517">
            <w:pPr>
              <w:rPr>
                <w:b/>
                <w:lang w:val="es-MX"/>
              </w:rPr>
            </w:pPr>
            <w:r w:rsidRPr="00BE2FB6">
              <w:rPr>
                <w:b/>
                <w:lang w:val="es-MX"/>
              </w:rPr>
              <w:t>Atlassian Confluence</w:t>
            </w:r>
          </w:p>
          <w:p w14:paraId="56ADD193" w14:textId="0DCE1136" w:rsidR="000D5517" w:rsidRPr="00BE2FB6" w:rsidRDefault="000D5517" w:rsidP="000D5517">
            <w:pPr>
              <w:rPr>
                <w:lang w:val="es-MX"/>
              </w:rPr>
            </w:pPr>
            <w:r w:rsidRPr="00BE2FB6">
              <w:rPr>
                <w:b/>
                <w:lang w:val="es-MX"/>
              </w:rPr>
              <w:t>SonarQube</w:t>
            </w:r>
          </w:p>
        </w:tc>
      </w:tr>
      <w:tr w:rsidR="000D5517" w:rsidRPr="00BE2FB6" w14:paraId="5C6A07CD" w14:textId="77777777" w:rsidTr="000D5517">
        <w:trPr>
          <w:jc w:val="center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5EFBE58C" w14:textId="77777777" w:rsidR="000D5517" w:rsidRPr="00BE2FB6" w:rsidRDefault="000D5517" w:rsidP="000D5517">
            <w:pPr>
              <w:rPr>
                <w:lang w:val="es-MX"/>
              </w:rPr>
            </w:pPr>
            <w:r>
              <w:rPr>
                <w:lang w:val="es-MX"/>
              </w:rPr>
              <w:t>SERVIDOR 17</w:t>
            </w:r>
          </w:p>
        </w:tc>
        <w:tc>
          <w:tcPr>
            <w:tcW w:w="246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0A221E0" w14:textId="77777777" w:rsidR="000D5517" w:rsidRPr="00BE2FB6" w:rsidRDefault="000D5517" w:rsidP="000D5517">
            <w:pPr>
              <w:rPr>
                <w:b/>
                <w:lang w:val="es-MX"/>
              </w:rPr>
            </w:pPr>
            <w:r w:rsidRPr="00BE2FB6">
              <w:rPr>
                <w:b/>
                <w:lang w:val="es-MX"/>
              </w:rPr>
              <w:t>PostgreSQL</w:t>
            </w:r>
          </w:p>
        </w:tc>
        <w:tc>
          <w:tcPr>
            <w:tcW w:w="2789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6FA4512" w14:textId="62A26D5C" w:rsidR="000D5517" w:rsidRPr="00BE2FB6" w:rsidRDefault="000D5517" w:rsidP="000D5517">
            <w:pPr>
              <w:rPr>
                <w:lang w:val="es-MX"/>
              </w:rPr>
            </w:pPr>
            <w:r w:rsidRPr="00BE2FB6">
              <w:rPr>
                <w:b/>
                <w:lang w:val="es-MX"/>
              </w:rPr>
              <w:t>Atlassian BitBucket</w:t>
            </w:r>
          </w:p>
        </w:tc>
      </w:tr>
      <w:tr w:rsidR="000D5517" w:rsidRPr="00BE2FB6" w14:paraId="3E89EE22" w14:textId="77777777" w:rsidTr="000D5517">
        <w:trPr>
          <w:jc w:val="center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6ABA19CA" w14:textId="77777777" w:rsidR="000D5517" w:rsidRPr="00BE2FB6" w:rsidRDefault="000D5517" w:rsidP="000D5517">
            <w:pPr>
              <w:rPr>
                <w:lang w:val="es-MX"/>
              </w:rPr>
            </w:pPr>
            <w:r>
              <w:rPr>
                <w:lang w:val="es-MX"/>
              </w:rPr>
              <w:t>SERVIDOR 18</w:t>
            </w:r>
          </w:p>
        </w:tc>
        <w:tc>
          <w:tcPr>
            <w:tcW w:w="2460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07C3DD1" w14:textId="77777777" w:rsidR="000D5517" w:rsidRPr="00BE2FB6" w:rsidRDefault="000D5517" w:rsidP="000D5517">
            <w:pPr>
              <w:rPr>
                <w:b/>
                <w:lang w:val="es-MX"/>
              </w:rPr>
            </w:pPr>
            <w:r w:rsidRPr="00BE2FB6">
              <w:rPr>
                <w:b/>
                <w:lang w:val="es-MX"/>
              </w:rPr>
              <w:t>PostgreSQL</w:t>
            </w:r>
          </w:p>
        </w:tc>
        <w:tc>
          <w:tcPr>
            <w:tcW w:w="2789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95C2FD3" w14:textId="01BF51C2" w:rsidR="000D5517" w:rsidRPr="00BE2FB6" w:rsidRDefault="000D5517" w:rsidP="000D5517">
            <w:pPr>
              <w:rPr>
                <w:lang w:val="es-MX"/>
              </w:rPr>
            </w:pPr>
            <w:r w:rsidRPr="00BE2FB6">
              <w:rPr>
                <w:b/>
                <w:lang w:val="es-MX"/>
              </w:rPr>
              <w:t>Artifactory</w:t>
            </w:r>
          </w:p>
        </w:tc>
      </w:tr>
      <w:tr w:rsidR="000D5517" w:rsidRPr="00BE2FB6" w14:paraId="0A999715" w14:textId="77777777" w:rsidTr="000D5517">
        <w:trPr>
          <w:jc w:val="center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  <w:vAlign w:val="center"/>
          </w:tcPr>
          <w:p w14:paraId="4C815BAD" w14:textId="77777777" w:rsidR="000D5517" w:rsidRPr="00BE2FB6" w:rsidRDefault="000D5517" w:rsidP="000D5517">
            <w:pPr>
              <w:rPr>
                <w:lang w:val="es-MX"/>
              </w:rPr>
            </w:pPr>
            <w:r>
              <w:rPr>
                <w:lang w:val="es-MX"/>
              </w:rPr>
              <w:t>SERVIDOR 19</w:t>
            </w:r>
          </w:p>
        </w:tc>
        <w:tc>
          <w:tcPr>
            <w:tcW w:w="2460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19A6E713" w14:textId="77777777" w:rsidR="000D5517" w:rsidRPr="00BE2FB6" w:rsidRDefault="000D5517" w:rsidP="000D5517">
            <w:pPr>
              <w:rPr>
                <w:b/>
                <w:lang w:val="es-MX"/>
              </w:rPr>
            </w:pPr>
            <w:r w:rsidRPr="00BE2FB6">
              <w:rPr>
                <w:b/>
                <w:lang w:val="es-MX"/>
              </w:rPr>
              <w:t>PostgreSQL</w:t>
            </w:r>
          </w:p>
        </w:tc>
        <w:tc>
          <w:tcPr>
            <w:tcW w:w="2789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32FB749B" w14:textId="2F432545" w:rsidR="000D5517" w:rsidRPr="00BE2FB6" w:rsidRDefault="000D5517" w:rsidP="00BF13FD">
            <w:pPr>
              <w:keepNext/>
              <w:rPr>
                <w:lang w:val="es-MX"/>
              </w:rPr>
            </w:pPr>
            <w:r w:rsidRPr="00BE2FB6">
              <w:rPr>
                <w:b/>
                <w:lang w:val="es-MX"/>
              </w:rPr>
              <w:t>Puppet Enterprise</w:t>
            </w:r>
          </w:p>
        </w:tc>
      </w:tr>
    </w:tbl>
    <w:p w14:paraId="56351EDF" w14:textId="342DD43B" w:rsidR="00B179CC" w:rsidRDefault="00BF13FD" w:rsidP="00BF13FD">
      <w:pPr>
        <w:pStyle w:val="Caption"/>
        <w:jc w:val="center"/>
      </w:pPr>
      <w:bookmarkStart w:id="153" w:name="_Toc488940248"/>
      <w:r>
        <w:t xml:space="preserve">Tabla </w:t>
      </w:r>
      <w:ins w:id="154" w:author="VELASCO IBARRA, ALBERTO DE JESUS (Empresa TechMahindra)" w:date="2017-07-27T17:34:00Z">
        <w:r w:rsidR="008A046A">
          <w:fldChar w:fldCharType="begin"/>
        </w:r>
        <w:r w:rsidR="008A046A">
          <w:instrText xml:space="preserve"> SEQ Tabla \* ARABIC </w:instrText>
        </w:r>
      </w:ins>
      <w:r w:rsidR="008A046A">
        <w:fldChar w:fldCharType="separate"/>
      </w:r>
      <w:ins w:id="155" w:author="VELASCO IBARRA, ALBERTO DE JESUS (Empresa TechMahindra)" w:date="2017-07-27T17:34:00Z">
        <w:r w:rsidR="008A046A">
          <w:rPr>
            <w:noProof/>
          </w:rPr>
          <w:t>1</w:t>
        </w:r>
        <w:r w:rsidR="008A046A">
          <w:fldChar w:fldCharType="end"/>
        </w:r>
      </w:ins>
      <w:del w:id="156" w:author="VELASCO IBARRA, ALBERTO DE JESUS (Empresa TechMahindra)" w:date="2017-07-27T17:34:00Z">
        <w:r w:rsidR="000C5F50" w:rsidDel="008A046A">
          <w:fldChar w:fldCharType="begin"/>
        </w:r>
        <w:r w:rsidR="000C5F50" w:rsidDel="008A046A">
          <w:delInstrText xml:space="preserve"> SEQ Tabla \* ARABIC </w:delInstrText>
        </w:r>
        <w:r w:rsidR="000C5F50" w:rsidDel="008A046A">
          <w:fldChar w:fldCharType="separate"/>
        </w:r>
        <w:r w:rsidR="000C5F50" w:rsidDel="008A046A">
          <w:rPr>
            <w:noProof/>
          </w:rPr>
          <w:delText>1</w:delText>
        </w:r>
        <w:r w:rsidR="000C5F50" w:rsidDel="008A046A">
          <w:fldChar w:fldCharType="end"/>
        </w:r>
      </w:del>
      <w:r>
        <w:t xml:space="preserve"> Instancias Postgresql</w:t>
      </w:r>
      <w:bookmarkEnd w:id="153"/>
    </w:p>
    <w:p w14:paraId="39EBD820" w14:textId="77777777" w:rsidR="00BF13FD" w:rsidRPr="00BF13FD" w:rsidRDefault="00BF13FD" w:rsidP="00BF13FD">
      <w:pPr>
        <w:rPr>
          <w:lang w:val="es-MX"/>
        </w:rPr>
      </w:pPr>
    </w:p>
    <w:p w14:paraId="5BA26C09" w14:textId="675D72A2" w:rsidR="000D5517" w:rsidRDefault="00B179CC" w:rsidP="000F3B55">
      <w:pPr>
        <w:jc w:val="both"/>
        <w:rPr>
          <w:lang w:val="es-MX"/>
        </w:rPr>
      </w:pPr>
      <w:r>
        <w:rPr>
          <w:lang w:val="es-MX"/>
        </w:rPr>
        <w:t>Se mostrara como ejemplo la instalación del certificado realizado para la ins</w:t>
      </w:r>
      <w:r w:rsidR="004542B6">
        <w:rPr>
          <w:lang w:val="es-MX"/>
        </w:rPr>
        <w:t>tancia del c</w:t>
      </w:r>
      <w:r>
        <w:rPr>
          <w:lang w:val="es-MX"/>
        </w:rPr>
        <w:t xml:space="preserve">omponente </w:t>
      </w:r>
      <w:commentRangeStart w:id="157"/>
      <w:r w:rsidR="0018461D" w:rsidRPr="00BE2FB6">
        <w:rPr>
          <w:b/>
          <w:lang w:val="es-MX"/>
        </w:rPr>
        <w:t>Puppet Enterprise</w:t>
      </w:r>
      <w:commentRangeEnd w:id="157"/>
      <w:r w:rsidR="00CF5611">
        <w:rPr>
          <w:rStyle w:val="CommentReference"/>
        </w:rPr>
        <w:commentReference w:id="157"/>
      </w:r>
      <w:r>
        <w:rPr>
          <w:lang w:val="es-MX"/>
        </w:rPr>
        <w:t>,</w:t>
      </w:r>
      <w:r w:rsidR="009A11A2">
        <w:rPr>
          <w:lang w:val="es-MX"/>
        </w:rPr>
        <w:t xml:space="preserve"> </w:t>
      </w:r>
      <w:commentRangeStart w:id="158"/>
      <w:r w:rsidR="009A11A2" w:rsidRPr="00BE2FB6">
        <w:rPr>
          <w:lang w:val="es-MX"/>
        </w:rPr>
        <w:t xml:space="preserve">considerando que la </w:t>
      </w:r>
      <w:r w:rsidR="009A11A2">
        <w:rPr>
          <w:lang w:val="es-MX"/>
        </w:rPr>
        <w:t xml:space="preserve">generación de certificados fue entregada previamente </w:t>
      </w:r>
      <w:r w:rsidR="009A11A2" w:rsidRPr="00BE2FB6">
        <w:rPr>
          <w:lang w:val="es-MX"/>
        </w:rPr>
        <w:t>y deposit</w:t>
      </w:r>
      <w:r w:rsidR="009A11A2">
        <w:rPr>
          <w:lang w:val="es-MX"/>
        </w:rPr>
        <w:t>ados en el servidor a instalar</w:t>
      </w:r>
      <w:commentRangeEnd w:id="158"/>
      <w:r w:rsidR="00CF5611">
        <w:rPr>
          <w:rStyle w:val="CommentReference"/>
        </w:rPr>
        <w:commentReference w:id="158"/>
      </w:r>
      <w:r w:rsidR="009A11A2">
        <w:rPr>
          <w:lang w:val="es-MX"/>
        </w:rPr>
        <w:t>.</w:t>
      </w:r>
    </w:p>
    <w:p w14:paraId="67E408CA" w14:textId="0EE9E6CD" w:rsidR="0018461D" w:rsidRDefault="0018461D" w:rsidP="000F3B55">
      <w:pPr>
        <w:jc w:val="both"/>
        <w:rPr>
          <w:lang w:val="es-MX"/>
        </w:rPr>
      </w:pPr>
    </w:p>
    <w:p w14:paraId="32320ABF" w14:textId="3F81A93F" w:rsidR="0018461D" w:rsidRPr="00B179CC" w:rsidRDefault="0018461D" w:rsidP="00B179CC">
      <w:pPr>
        <w:pStyle w:val="ListParagraph"/>
        <w:numPr>
          <w:ilvl w:val="0"/>
          <w:numId w:val="15"/>
        </w:numPr>
        <w:jc w:val="both"/>
      </w:pPr>
      <w:r w:rsidRPr="00B179CC">
        <w:t xml:space="preserve">El primer paso es detener el servicio de la </w:t>
      </w:r>
      <w:commentRangeStart w:id="159"/>
      <w:r w:rsidRPr="00B179CC">
        <w:t>instancia</w:t>
      </w:r>
      <w:commentRangeEnd w:id="159"/>
      <w:r w:rsidR="00CF5611">
        <w:rPr>
          <w:rStyle w:val="CommentReference"/>
          <w:rFonts w:cstheme="majorBidi"/>
          <w:kern w:val="2"/>
          <w:lang w:val="en-US"/>
        </w:rPr>
        <w:commentReference w:id="159"/>
      </w:r>
      <w:r w:rsidRPr="00B179CC">
        <w:t>.</w:t>
      </w:r>
    </w:p>
    <w:p w14:paraId="70F26BAB" w14:textId="77777777" w:rsidR="0018461D" w:rsidRDefault="0018461D" w:rsidP="000F3B55">
      <w:pPr>
        <w:jc w:val="both"/>
        <w:rPr>
          <w:lang w:val="es-MX"/>
        </w:rPr>
      </w:pPr>
    </w:p>
    <w:p w14:paraId="1F196F24" w14:textId="6BEA5C04" w:rsidR="0018461D" w:rsidRDefault="0018461D" w:rsidP="00B179CC">
      <w:pPr>
        <w:jc w:val="center"/>
        <w:rPr>
          <w:lang w:val="es-MX"/>
        </w:rPr>
      </w:pPr>
      <w:r w:rsidRPr="0018461D">
        <w:rPr>
          <w:noProof/>
          <w:lang w:val="es-MX" w:eastAsia="es-MX"/>
        </w:rPr>
        <w:drawing>
          <wp:inline distT="0" distB="0" distL="0" distR="0" wp14:anchorId="4BA536AC" wp14:editId="2B620F1B">
            <wp:extent cx="5048250" cy="762000"/>
            <wp:effectExtent l="0" t="0" r="0" b="0"/>
            <wp:docPr id="19" name="Picture 19" descr="C:\Users\s3368663\Pictures\Screenpresso\Produccion\CertificadosProd\bit\PostgresPuppet\2017-07-10_12h47_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3368663\Pictures\Screenpresso\Produccion\CertificadosProd\bit\PostgresPuppet\2017-07-10_12h47_5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A06F" w14:textId="77777777" w:rsidR="0018461D" w:rsidRDefault="0018461D" w:rsidP="000F3B55">
      <w:pPr>
        <w:jc w:val="both"/>
        <w:rPr>
          <w:lang w:val="es-MX"/>
        </w:rPr>
      </w:pPr>
    </w:p>
    <w:p w14:paraId="1DB91EFC" w14:textId="149DBDB8" w:rsidR="0018461D" w:rsidRPr="00B179CC" w:rsidRDefault="0018461D" w:rsidP="00B179CC">
      <w:pPr>
        <w:pStyle w:val="ListParagraph"/>
        <w:numPr>
          <w:ilvl w:val="0"/>
          <w:numId w:val="15"/>
        </w:numPr>
        <w:jc w:val="both"/>
      </w:pPr>
      <w:r w:rsidRPr="00B179CC">
        <w:t>Después recurrimos a copiar la carpeta que contiene los certificados que nos fueron entregados.</w:t>
      </w:r>
    </w:p>
    <w:p w14:paraId="74419FD6" w14:textId="77777777" w:rsidR="0018461D" w:rsidRDefault="0018461D" w:rsidP="000F3B55">
      <w:pPr>
        <w:jc w:val="both"/>
        <w:rPr>
          <w:lang w:val="es-MX"/>
        </w:rPr>
      </w:pPr>
    </w:p>
    <w:p w14:paraId="028401C2" w14:textId="06BF3060" w:rsidR="0018461D" w:rsidRDefault="0018461D" w:rsidP="00B179CC">
      <w:pPr>
        <w:jc w:val="center"/>
        <w:rPr>
          <w:lang w:val="es-MX"/>
        </w:rPr>
      </w:pPr>
      <w:r w:rsidRPr="0018461D">
        <w:rPr>
          <w:noProof/>
          <w:lang w:val="es-MX" w:eastAsia="es-MX"/>
        </w:rPr>
        <w:drawing>
          <wp:inline distT="0" distB="0" distL="0" distR="0" wp14:anchorId="68961BB6" wp14:editId="2AB1BB9E">
            <wp:extent cx="5943600" cy="662311"/>
            <wp:effectExtent l="0" t="0" r="0" b="4445"/>
            <wp:docPr id="22" name="Picture 22" descr="C:\Users\s3368663\Pictures\Screenpresso\Produccion\CertificadosProd\bit\PostgresPuppet\2017-07-10_12h43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3368663\Pictures\Screenpresso\Produccion\CertificadosProd\bit\PostgresPuppet\2017-07-10_12h43_2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6DFE" w14:textId="77777777" w:rsidR="0018461D" w:rsidRDefault="0018461D" w:rsidP="000F3B55">
      <w:pPr>
        <w:jc w:val="both"/>
        <w:rPr>
          <w:lang w:val="es-MX"/>
        </w:rPr>
      </w:pPr>
    </w:p>
    <w:p w14:paraId="6B07E461" w14:textId="77777777" w:rsidR="00B179CC" w:rsidRDefault="00B179CC">
      <w:pPr>
        <w:rPr>
          <w:lang w:val="es-MX"/>
        </w:rPr>
      </w:pPr>
      <w:r>
        <w:rPr>
          <w:lang w:val="es-MX"/>
        </w:rPr>
        <w:br w:type="page"/>
      </w:r>
    </w:p>
    <w:p w14:paraId="0671D6EA" w14:textId="00327D76" w:rsidR="0018461D" w:rsidRPr="00B179CC" w:rsidRDefault="00B179CC" w:rsidP="00B179CC">
      <w:pPr>
        <w:pStyle w:val="ListParagraph"/>
        <w:numPr>
          <w:ilvl w:val="0"/>
          <w:numId w:val="15"/>
        </w:numPr>
        <w:jc w:val="both"/>
      </w:pPr>
      <w:r w:rsidRPr="00B179CC">
        <w:lastRenderedPageBreak/>
        <w:t xml:space="preserve">Lo siguiente </w:t>
      </w:r>
      <w:r w:rsidR="0018461D" w:rsidRPr="00B179CC">
        <w:t xml:space="preserve">es crear </w:t>
      </w:r>
      <w:r w:rsidRPr="00B179CC">
        <w:t xml:space="preserve">el archivo </w:t>
      </w:r>
      <w:r w:rsidRPr="00B179CC">
        <w:rPr>
          <w:b/>
        </w:rPr>
        <w:t>.key</w:t>
      </w:r>
      <w:r>
        <w:t xml:space="preserve"> </w:t>
      </w:r>
      <w:r w:rsidR="0018461D" w:rsidRPr="00B179CC">
        <w:t xml:space="preserve">desde el </w:t>
      </w:r>
      <w:r>
        <w:t xml:space="preserve">archivo </w:t>
      </w:r>
      <w:r w:rsidRPr="00B179CC">
        <w:rPr>
          <w:b/>
        </w:rPr>
        <w:t>.pem</w:t>
      </w:r>
      <w:r>
        <w:t xml:space="preserve"> </w:t>
      </w:r>
      <w:r w:rsidR="0018461D" w:rsidRPr="00B179CC">
        <w:t xml:space="preserve">la contraseña </w:t>
      </w:r>
      <w:r>
        <w:t xml:space="preserve">que se solicita es </w:t>
      </w:r>
      <w:r w:rsidR="0018461D" w:rsidRPr="00B179CC">
        <w:t xml:space="preserve">con la que fue creado el </w:t>
      </w:r>
      <w:r w:rsidR="004542B6">
        <w:t xml:space="preserve">archivo </w:t>
      </w:r>
      <w:r w:rsidR="004542B6" w:rsidRPr="004542B6">
        <w:rPr>
          <w:b/>
        </w:rPr>
        <w:t>.csr</w:t>
      </w:r>
      <w:r w:rsidR="0018461D" w:rsidRPr="00B179CC">
        <w:t>.</w:t>
      </w:r>
    </w:p>
    <w:p w14:paraId="48946C2A" w14:textId="77777777" w:rsidR="0018461D" w:rsidRDefault="0018461D" w:rsidP="000F3B55">
      <w:pPr>
        <w:jc w:val="both"/>
        <w:rPr>
          <w:lang w:val="es-MX"/>
        </w:rPr>
      </w:pPr>
    </w:p>
    <w:p w14:paraId="6F573044" w14:textId="360B65F3" w:rsidR="0018461D" w:rsidRDefault="0018461D" w:rsidP="004542B6">
      <w:pPr>
        <w:jc w:val="center"/>
        <w:rPr>
          <w:lang w:val="es-MX"/>
        </w:rPr>
      </w:pPr>
      <w:r w:rsidRPr="0018461D">
        <w:rPr>
          <w:noProof/>
          <w:lang w:val="es-MX" w:eastAsia="es-MX"/>
        </w:rPr>
        <w:drawing>
          <wp:inline distT="0" distB="0" distL="0" distR="0" wp14:anchorId="1748C8D2" wp14:editId="6D07A0F0">
            <wp:extent cx="5943600" cy="1473949"/>
            <wp:effectExtent l="0" t="0" r="0" b="0"/>
            <wp:docPr id="23" name="Picture 23" descr="C:\Users\s3368663\Pictures\Screenpresso\Produccion\CertificadosProd\bit\PostgresPuppet\2017-07-10_12h50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3368663\Pictures\Screenpresso\Produccion\CertificadosProd\bit\PostgresPuppet\2017-07-10_12h50_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F9F1" w14:textId="77777777" w:rsidR="0018461D" w:rsidRDefault="0018461D" w:rsidP="000F3B55">
      <w:pPr>
        <w:jc w:val="both"/>
        <w:rPr>
          <w:lang w:val="es-MX"/>
        </w:rPr>
      </w:pPr>
    </w:p>
    <w:p w14:paraId="2894A3BB" w14:textId="35F2BDDB" w:rsidR="0018461D" w:rsidRPr="004542B6" w:rsidRDefault="00393318" w:rsidP="004542B6">
      <w:pPr>
        <w:pStyle w:val="ListParagraph"/>
        <w:numPr>
          <w:ilvl w:val="0"/>
          <w:numId w:val="15"/>
        </w:numPr>
        <w:jc w:val="both"/>
      </w:pPr>
      <w:r w:rsidRPr="004542B6">
        <w:t xml:space="preserve">Cambiaremos la extensión del certificado por </w:t>
      </w:r>
      <w:r w:rsidR="004542B6" w:rsidRPr="004542B6">
        <w:rPr>
          <w:b/>
        </w:rPr>
        <w:t>.</w:t>
      </w:r>
      <w:r w:rsidRPr="004542B6">
        <w:rPr>
          <w:b/>
        </w:rPr>
        <w:t>crt</w:t>
      </w:r>
      <w:r w:rsidRPr="004542B6">
        <w:t xml:space="preserve"> ya que fue entregado como </w:t>
      </w:r>
      <w:r w:rsidR="004542B6" w:rsidRPr="004542B6">
        <w:rPr>
          <w:b/>
        </w:rPr>
        <w:t>.</w:t>
      </w:r>
      <w:r w:rsidRPr="004542B6">
        <w:rPr>
          <w:b/>
        </w:rPr>
        <w:t>txt</w:t>
      </w:r>
      <w:r w:rsidRPr="004542B6">
        <w:t>.</w:t>
      </w:r>
    </w:p>
    <w:p w14:paraId="3BA0ED81" w14:textId="77777777" w:rsidR="00393318" w:rsidRDefault="00393318" w:rsidP="000F3B55">
      <w:pPr>
        <w:jc w:val="both"/>
        <w:rPr>
          <w:lang w:val="es-MX"/>
        </w:rPr>
      </w:pPr>
    </w:p>
    <w:p w14:paraId="2F759C45" w14:textId="282F536C" w:rsidR="00393318" w:rsidRDefault="00393318" w:rsidP="004542B6">
      <w:pPr>
        <w:jc w:val="center"/>
        <w:rPr>
          <w:lang w:val="es-MX"/>
        </w:rPr>
      </w:pPr>
      <w:r w:rsidRPr="00393318">
        <w:rPr>
          <w:noProof/>
          <w:lang w:val="es-MX" w:eastAsia="es-MX"/>
        </w:rPr>
        <w:drawing>
          <wp:inline distT="0" distB="0" distL="0" distR="0" wp14:anchorId="2FE5FB23" wp14:editId="70B7A9F5">
            <wp:extent cx="5943600" cy="1264941"/>
            <wp:effectExtent l="0" t="0" r="0" b="0"/>
            <wp:docPr id="27" name="Picture 27" descr="C:\Users\s3368663\Pictures\Screenpresso\Produccion\CertificadosProd\bit\PostgresPuppet\2017-07-10_12h55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3368663\Pictures\Screenpresso\Produccion\CertificadosProd\bit\PostgresPuppet\2017-07-10_12h55_0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2187" w14:textId="77777777" w:rsidR="00393318" w:rsidRDefault="00393318" w:rsidP="000F3B55">
      <w:pPr>
        <w:jc w:val="both"/>
        <w:rPr>
          <w:lang w:val="es-MX"/>
        </w:rPr>
      </w:pPr>
    </w:p>
    <w:p w14:paraId="31D13B2B" w14:textId="00D417CF" w:rsidR="00393318" w:rsidRPr="004542B6" w:rsidRDefault="004542B6" w:rsidP="004542B6">
      <w:pPr>
        <w:pStyle w:val="ListParagraph"/>
        <w:numPr>
          <w:ilvl w:val="0"/>
          <w:numId w:val="15"/>
        </w:numPr>
        <w:jc w:val="both"/>
      </w:pPr>
      <w:r w:rsidRPr="004542B6">
        <w:t>Después c</w:t>
      </w:r>
      <w:r w:rsidR="00393318" w:rsidRPr="004542B6">
        <w:t xml:space="preserve">ambiaremos el usuario y el grupo de la carpeta que contiene los certificados para que la </w:t>
      </w:r>
      <w:commentRangeStart w:id="160"/>
      <w:r w:rsidR="00393318" w:rsidRPr="004542B6">
        <w:t>instancia</w:t>
      </w:r>
      <w:commentRangeEnd w:id="160"/>
      <w:r w:rsidR="00207B68">
        <w:rPr>
          <w:rStyle w:val="CommentReference"/>
          <w:rFonts w:cstheme="majorBidi"/>
          <w:kern w:val="2"/>
          <w:lang w:val="en-US"/>
        </w:rPr>
        <w:commentReference w:id="160"/>
      </w:r>
      <w:r w:rsidR="00393318" w:rsidRPr="004542B6">
        <w:t xml:space="preserve"> los pueda leer.</w:t>
      </w:r>
    </w:p>
    <w:p w14:paraId="42D7AA33" w14:textId="77777777" w:rsidR="00393318" w:rsidRDefault="00393318" w:rsidP="000F3B55">
      <w:pPr>
        <w:jc w:val="both"/>
        <w:rPr>
          <w:lang w:val="es-MX"/>
        </w:rPr>
      </w:pPr>
    </w:p>
    <w:p w14:paraId="08394F41" w14:textId="36FB185B" w:rsidR="00393318" w:rsidRDefault="00393318" w:rsidP="004542B6">
      <w:pPr>
        <w:jc w:val="center"/>
        <w:rPr>
          <w:lang w:val="es-MX"/>
        </w:rPr>
      </w:pPr>
      <w:r w:rsidRPr="00393318">
        <w:rPr>
          <w:noProof/>
          <w:lang w:val="es-MX" w:eastAsia="es-MX"/>
        </w:rPr>
        <w:drawing>
          <wp:inline distT="0" distB="0" distL="0" distR="0" wp14:anchorId="0D1B3C55" wp14:editId="711B14D5">
            <wp:extent cx="5438775" cy="361950"/>
            <wp:effectExtent l="0" t="0" r="9525" b="0"/>
            <wp:docPr id="29" name="Picture 29" descr="C:\Users\s3368663\Pictures\Screenpresso\Produccion\CertificadosProd\bit\PostgresPuppet\2017-07-10_12h57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3368663\Pictures\Screenpresso\Produccion\CertificadosProd\bit\PostgresPuppet\2017-07-10_12h57_4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220F7" w14:textId="77777777" w:rsidR="00393318" w:rsidRDefault="00393318" w:rsidP="000F3B55">
      <w:pPr>
        <w:jc w:val="both"/>
        <w:rPr>
          <w:lang w:val="es-MX"/>
        </w:rPr>
      </w:pPr>
    </w:p>
    <w:p w14:paraId="41EA4052" w14:textId="7B5EE382" w:rsidR="00393318" w:rsidRPr="004542B6" w:rsidRDefault="00393318" w:rsidP="004542B6">
      <w:pPr>
        <w:pStyle w:val="ListParagraph"/>
        <w:numPr>
          <w:ilvl w:val="0"/>
          <w:numId w:val="15"/>
        </w:numPr>
        <w:jc w:val="both"/>
      </w:pPr>
      <w:r w:rsidRPr="004542B6">
        <w:t xml:space="preserve">Lo siguiente será cambiar los privilegios para el </w:t>
      </w:r>
      <w:r w:rsidR="004542B6">
        <w:t xml:space="preserve">archivo </w:t>
      </w:r>
      <w:r w:rsidRPr="004542B6">
        <w:rPr>
          <w:b/>
        </w:rPr>
        <w:t>.key</w:t>
      </w:r>
      <w:r w:rsidRPr="004542B6">
        <w:t xml:space="preserve"> creado anteriormente.</w:t>
      </w:r>
    </w:p>
    <w:p w14:paraId="30727CEA" w14:textId="77777777" w:rsidR="00393318" w:rsidRDefault="00393318" w:rsidP="000F3B55">
      <w:pPr>
        <w:jc w:val="both"/>
        <w:rPr>
          <w:lang w:val="es-MX"/>
        </w:rPr>
      </w:pPr>
    </w:p>
    <w:p w14:paraId="2B8A16F6" w14:textId="71A8EF9B" w:rsidR="00393318" w:rsidRDefault="00393318" w:rsidP="004542B6">
      <w:pPr>
        <w:rPr>
          <w:lang w:val="es-MX"/>
        </w:rPr>
      </w:pPr>
      <w:r w:rsidRPr="00393318">
        <w:rPr>
          <w:noProof/>
          <w:lang w:val="es-MX" w:eastAsia="es-MX"/>
        </w:rPr>
        <w:drawing>
          <wp:inline distT="0" distB="0" distL="0" distR="0" wp14:anchorId="3E07C08C" wp14:editId="68D635F8">
            <wp:extent cx="5943600" cy="707353"/>
            <wp:effectExtent l="0" t="0" r="0" b="0"/>
            <wp:docPr id="41" name="Picture 41" descr="C:\Users\s3368663\Pictures\Screenpresso\Produccion\CertificadosProd\bit\PostgresPuppet\2017-07-10_12h58_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3368663\Pictures\Screenpresso\Produccion\CertificadosProd\bit\PostgresPuppet\2017-07-10_12h58_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7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57D0" w14:textId="77777777" w:rsidR="00393318" w:rsidRDefault="00393318" w:rsidP="004542B6">
      <w:pPr>
        <w:jc w:val="center"/>
        <w:rPr>
          <w:lang w:val="es-MX"/>
        </w:rPr>
      </w:pPr>
    </w:p>
    <w:p w14:paraId="0E9F8A98" w14:textId="77777777" w:rsidR="004542B6" w:rsidRDefault="004542B6">
      <w:pPr>
        <w:rPr>
          <w:lang w:val="es-MX"/>
        </w:rPr>
      </w:pPr>
      <w:r>
        <w:rPr>
          <w:lang w:val="es-MX"/>
        </w:rPr>
        <w:br w:type="page"/>
      </w:r>
    </w:p>
    <w:p w14:paraId="30F3FB28" w14:textId="769221EA" w:rsidR="00393318" w:rsidRDefault="004542B6" w:rsidP="004542B6">
      <w:pPr>
        <w:pStyle w:val="ListParagraph"/>
        <w:numPr>
          <w:ilvl w:val="0"/>
          <w:numId w:val="15"/>
        </w:numPr>
        <w:jc w:val="both"/>
      </w:pPr>
      <w:r w:rsidRPr="004542B6">
        <w:lastRenderedPageBreak/>
        <w:t xml:space="preserve">El siguiente paso es modificar el archivo </w:t>
      </w:r>
      <w:commentRangeStart w:id="161"/>
      <w:r w:rsidRPr="004542B6">
        <w:rPr>
          <w:b/>
        </w:rPr>
        <w:t>postgresql.conf</w:t>
      </w:r>
      <w:r w:rsidRPr="004542B6">
        <w:t xml:space="preserve"> </w:t>
      </w:r>
      <w:commentRangeEnd w:id="161"/>
      <w:r w:rsidR="00207B68">
        <w:rPr>
          <w:rStyle w:val="CommentReference"/>
          <w:rFonts w:cstheme="majorBidi"/>
          <w:kern w:val="2"/>
          <w:lang w:val="en-US"/>
        </w:rPr>
        <w:commentReference w:id="161"/>
      </w:r>
      <w:r w:rsidRPr="004542B6">
        <w:t xml:space="preserve"> para </w:t>
      </w:r>
      <w:r w:rsidR="00393318" w:rsidRPr="004542B6">
        <w:t>a indicarle a la instancia d</w:t>
      </w:r>
      <w:r w:rsidRPr="004542B6">
        <w:t xml:space="preserve">onde está ubicado nuestro archivo </w:t>
      </w:r>
      <w:r w:rsidRPr="004542B6">
        <w:rPr>
          <w:b/>
        </w:rPr>
        <w:t>.key</w:t>
      </w:r>
      <w:r w:rsidRPr="004542B6">
        <w:t xml:space="preserve"> y el archivo </w:t>
      </w:r>
      <w:r w:rsidRPr="004542B6">
        <w:rPr>
          <w:b/>
        </w:rPr>
        <w:t>.crt</w:t>
      </w:r>
      <w:r w:rsidR="00393318" w:rsidRPr="004542B6">
        <w:t>.</w:t>
      </w:r>
    </w:p>
    <w:p w14:paraId="71E3694C" w14:textId="77777777" w:rsidR="004542B6" w:rsidRPr="004542B6" w:rsidRDefault="004542B6" w:rsidP="004542B6">
      <w:pPr>
        <w:pStyle w:val="ListParagraph"/>
        <w:jc w:val="both"/>
      </w:pPr>
    </w:p>
    <w:p w14:paraId="354EDE19" w14:textId="3632EE45" w:rsidR="00393318" w:rsidRDefault="00393318" w:rsidP="004542B6">
      <w:pPr>
        <w:jc w:val="center"/>
        <w:rPr>
          <w:lang w:val="es-MX"/>
        </w:rPr>
      </w:pPr>
      <w:r w:rsidRPr="00393318">
        <w:rPr>
          <w:noProof/>
          <w:lang w:val="es-MX" w:eastAsia="es-MX"/>
        </w:rPr>
        <w:drawing>
          <wp:inline distT="0" distB="0" distL="0" distR="0" wp14:anchorId="0378DD75" wp14:editId="75046D3A">
            <wp:extent cx="5943600" cy="2020156"/>
            <wp:effectExtent l="0" t="0" r="0" b="0"/>
            <wp:docPr id="42" name="Picture 42" descr="C:\Users\s3368663\Pictures\Screenpresso\Produccion\CertificadosProd\bit\PostgresPuppet\2017-07-10_13h04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3368663\Pictures\Screenpresso\Produccion\CertificadosProd\bit\PostgresPuppet\2017-07-10_13h04_4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0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428E" w14:textId="77777777" w:rsidR="00393318" w:rsidRDefault="00393318" w:rsidP="000F3B55">
      <w:pPr>
        <w:jc w:val="both"/>
        <w:rPr>
          <w:lang w:val="es-MX"/>
        </w:rPr>
      </w:pPr>
    </w:p>
    <w:p w14:paraId="538B74EA" w14:textId="4F5A3D26" w:rsidR="00393318" w:rsidRPr="004542B6" w:rsidRDefault="004542B6" w:rsidP="004542B6">
      <w:pPr>
        <w:pStyle w:val="ListParagraph"/>
        <w:numPr>
          <w:ilvl w:val="0"/>
          <w:numId w:val="15"/>
        </w:numPr>
        <w:jc w:val="both"/>
      </w:pPr>
      <w:r w:rsidRPr="004542B6">
        <w:t>El último paso será comprobar la conexión exitosa</w:t>
      </w:r>
      <w:r>
        <w:t>,</w:t>
      </w:r>
      <w:r w:rsidRPr="004542B6">
        <w:t xml:space="preserve"> para esto iniciaremos el servicio de la instancia y nos conectaremos a la base</w:t>
      </w:r>
      <w:r>
        <w:t>,</w:t>
      </w:r>
      <w:r w:rsidRPr="004542B6">
        <w:t xml:space="preserve"> verificando el tipo de conexión.</w:t>
      </w:r>
    </w:p>
    <w:p w14:paraId="3003BB57" w14:textId="77777777" w:rsidR="00393318" w:rsidRDefault="00393318" w:rsidP="000F3B55">
      <w:pPr>
        <w:jc w:val="both"/>
        <w:rPr>
          <w:lang w:val="es-MX"/>
        </w:rPr>
      </w:pPr>
    </w:p>
    <w:p w14:paraId="412EF3E0" w14:textId="38543E3D" w:rsidR="00393318" w:rsidRDefault="00393318" w:rsidP="000F3B55">
      <w:pPr>
        <w:jc w:val="both"/>
        <w:rPr>
          <w:lang w:val="es-MX"/>
        </w:rPr>
      </w:pPr>
    </w:p>
    <w:p w14:paraId="76D6EDA3" w14:textId="1F7A38EE" w:rsidR="00393318" w:rsidRDefault="001501DF" w:rsidP="000F3B55">
      <w:pPr>
        <w:jc w:val="both"/>
        <w:rPr>
          <w:lang w:val="es-MX"/>
        </w:rPr>
      </w:pPr>
      <w:r w:rsidRPr="00393318">
        <w:rPr>
          <w:noProof/>
          <w:lang w:val="es-MX" w:eastAsia="es-MX"/>
        </w:rPr>
        <w:drawing>
          <wp:inline distT="0" distB="0" distL="0" distR="0" wp14:anchorId="2EE6C5AC" wp14:editId="63D3131F">
            <wp:extent cx="5943600" cy="573405"/>
            <wp:effectExtent l="0" t="0" r="0" b="0"/>
            <wp:docPr id="43" name="Picture 43" descr="C:\Users\s3368663\Pictures\Screenpresso\Produccion\CertificadosProd\bit\PostgresPuppet\2017-07-10_13h10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3368663\Pictures\Screenpresso\Produccion\CertificadosProd\bit\PostgresPuppet\2017-07-10_13h10_5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375E9" w14:textId="76138148" w:rsidR="00393318" w:rsidRDefault="00BF13FD" w:rsidP="000F3B55">
      <w:pPr>
        <w:jc w:val="both"/>
        <w:rPr>
          <w:lang w:val="es-MX"/>
        </w:rPr>
      </w:pPr>
      <w:r>
        <w:rPr>
          <w:lang w:val="es-MX"/>
        </w:rPr>
        <w:t xml:space="preserve">Todos los pasos descritos anteriormente se tienen que realizar repetidamente para todas las instancias mencionadas en la Tabla Intancias </w:t>
      </w:r>
      <w:commentRangeStart w:id="162"/>
      <w:r>
        <w:rPr>
          <w:lang w:val="es-MX"/>
        </w:rPr>
        <w:t>Postgresql</w:t>
      </w:r>
      <w:commentRangeEnd w:id="162"/>
      <w:r w:rsidR="00314F22">
        <w:rPr>
          <w:rStyle w:val="CommentReference"/>
        </w:rPr>
        <w:commentReference w:id="162"/>
      </w:r>
      <w:r>
        <w:rPr>
          <w:lang w:val="es-MX"/>
        </w:rPr>
        <w:t>.</w:t>
      </w:r>
    </w:p>
    <w:p w14:paraId="43190492" w14:textId="77777777" w:rsidR="00393318" w:rsidRPr="0018461D" w:rsidRDefault="00393318" w:rsidP="000F3B55">
      <w:pPr>
        <w:jc w:val="both"/>
        <w:rPr>
          <w:lang w:val="es-MX"/>
        </w:rPr>
      </w:pPr>
    </w:p>
    <w:p w14:paraId="7D069E3A" w14:textId="1A906DAA" w:rsidR="00647D22" w:rsidRPr="00BE2FB6" w:rsidRDefault="00647D22" w:rsidP="00647D22">
      <w:pPr>
        <w:rPr>
          <w:lang w:val="es-MX"/>
        </w:rPr>
      </w:pPr>
    </w:p>
    <w:p w14:paraId="01F11ED8" w14:textId="77777777" w:rsidR="00647D22" w:rsidRPr="00BE2FB6" w:rsidRDefault="00647D22" w:rsidP="00647D22">
      <w:pPr>
        <w:rPr>
          <w:lang w:val="es-MX"/>
        </w:rPr>
      </w:pPr>
    </w:p>
    <w:p w14:paraId="6FE33D64" w14:textId="77777777" w:rsidR="00B179CC" w:rsidRDefault="00B179CC">
      <w:pPr>
        <w:rPr>
          <w:lang w:val="es-MX"/>
        </w:rPr>
      </w:pPr>
      <w:bookmarkStart w:id="163" w:name="_Toc477169158"/>
    </w:p>
    <w:p w14:paraId="7BB71DBC" w14:textId="77777777" w:rsidR="00B179CC" w:rsidRDefault="00B179CC">
      <w:pPr>
        <w:rPr>
          <w:lang w:val="es-MX"/>
        </w:rPr>
      </w:pPr>
    </w:p>
    <w:p w14:paraId="3AFCB19B" w14:textId="77777777" w:rsidR="00B179CC" w:rsidRDefault="00B179CC">
      <w:pPr>
        <w:rPr>
          <w:lang w:val="es-MX"/>
        </w:rPr>
      </w:pPr>
    </w:p>
    <w:p w14:paraId="0B3647FA" w14:textId="77777777" w:rsidR="00B179CC" w:rsidRDefault="00B179CC">
      <w:pPr>
        <w:rPr>
          <w:lang w:val="es-MX"/>
        </w:rPr>
      </w:pPr>
    </w:p>
    <w:p w14:paraId="3C73EBEE" w14:textId="77777777" w:rsidR="00B179CC" w:rsidRDefault="00B179CC">
      <w:pPr>
        <w:rPr>
          <w:lang w:val="es-MX"/>
        </w:rPr>
      </w:pPr>
    </w:p>
    <w:p w14:paraId="462EE672" w14:textId="77777777" w:rsidR="00B179CC" w:rsidRDefault="00B179CC">
      <w:pPr>
        <w:rPr>
          <w:lang w:val="es-MX"/>
        </w:rPr>
      </w:pPr>
    </w:p>
    <w:p w14:paraId="104B8D37" w14:textId="77777777" w:rsidR="00B179CC" w:rsidRDefault="00B179CC">
      <w:pPr>
        <w:rPr>
          <w:lang w:val="es-MX"/>
        </w:rPr>
      </w:pPr>
    </w:p>
    <w:p w14:paraId="3D753CBD" w14:textId="77777777" w:rsidR="00B179CC" w:rsidRDefault="00B179CC">
      <w:pPr>
        <w:rPr>
          <w:lang w:val="es-MX"/>
        </w:rPr>
      </w:pPr>
    </w:p>
    <w:p w14:paraId="55A7FC9F" w14:textId="77777777" w:rsidR="00B179CC" w:rsidRDefault="00B179CC">
      <w:pPr>
        <w:rPr>
          <w:lang w:val="es-MX"/>
        </w:rPr>
      </w:pPr>
    </w:p>
    <w:p w14:paraId="28933110" w14:textId="77777777" w:rsidR="00B179CC" w:rsidRDefault="00B179CC">
      <w:pPr>
        <w:rPr>
          <w:lang w:val="es-MX"/>
        </w:rPr>
      </w:pPr>
    </w:p>
    <w:p w14:paraId="31CDE95D" w14:textId="77777777" w:rsidR="00B179CC" w:rsidRDefault="00B179CC">
      <w:pPr>
        <w:rPr>
          <w:lang w:val="es-MX"/>
        </w:rPr>
      </w:pPr>
    </w:p>
    <w:p w14:paraId="437E5141" w14:textId="77777777" w:rsidR="00B179CC" w:rsidRDefault="00B179CC">
      <w:pPr>
        <w:rPr>
          <w:lang w:val="es-MX"/>
        </w:rPr>
      </w:pPr>
    </w:p>
    <w:p w14:paraId="5FFFF47E" w14:textId="77777777" w:rsidR="00B179CC" w:rsidRDefault="00B179CC">
      <w:pPr>
        <w:rPr>
          <w:lang w:val="es-MX"/>
        </w:rPr>
      </w:pPr>
    </w:p>
    <w:p w14:paraId="7953635B" w14:textId="77777777" w:rsidR="00B179CC" w:rsidRDefault="00B179CC">
      <w:pPr>
        <w:rPr>
          <w:lang w:val="es-MX"/>
        </w:rPr>
      </w:pPr>
    </w:p>
    <w:p w14:paraId="0F17953E" w14:textId="77777777" w:rsidR="00B179CC" w:rsidRDefault="00B179CC">
      <w:pPr>
        <w:rPr>
          <w:lang w:val="es-MX"/>
        </w:rPr>
      </w:pPr>
    </w:p>
    <w:p w14:paraId="16C536AE" w14:textId="77777777" w:rsidR="00B179CC" w:rsidRDefault="00B179CC">
      <w:pPr>
        <w:rPr>
          <w:lang w:val="es-MX"/>
        </w:rPr>
      </w:pPr>
    </w:p>
    <w:p w14:paraId="26CF6BCF" w14:textId="77777777" w:rsidR="00B179CC" w:rsidRDefault="00B179CC">
      <w:pPr>
        <w:rPr>
          <w:lang w:val="es-MX"/>
        </w:rPr>
      </w:pPr>
    </w:p>
    <w:p w14:paraId="175047CC" w14:textId="77777777" w:rsidR="00647D22" w:rsidRPr="00BE2FB6" w:rsidRDefault="00647D22" w:rsidP="00647D22">
      <w:pPr>
        <w:pStyle w:val="Heading2"/>
        <w:rPr>
          <w:lang w:val="es-MX"/>
        </w:rPr>
      </w:pPr>
      <w:bookmarkStart w:id="164" w:name="_Toc488084925"/>
      <w:r w:rsidRPr="00BE2FB6">
        <w:rPr>
          <w:lang w:val="es-MX"/>
        </w:rPr>
        <w:lastRenderedPageBreak/>
        <w:t>MICROSOFT SQLSEVER</w:t>
      </w:r>
      <w:bookmarkEnd w:id="163"/>
      <w:bookmarkEnd w:id="164"/>
    </w:p>
    <w:p w14:paraId="50450361" w14:textId="36517C66" w:rsidR="001501DF" w:rsidRDefault="001501DF" w:rsidP="001501DF">
      <w:pPr>
        <w:jc w:val="both"/>
        <w:rPr>
          <w:lang w:val="es-MX"/>
        </w:rPr>
      </w:pPr>
      <w:bookmarkStart w:id="165" w:name="_Toc477169159"/>
      <w:r>
        <w:rPr>
          <w:lang w:val="es-MX"/>
        </w:rPr>
        <w:t>La instalación fue realizada solo con un certificado ya que se ocupo solo una instancia para tres herramentas.</w:t>
      </w:r>
    </w:p>
    <w:p w14:paraId="029F7B6E" w14:textId="77777777" w:rsidR="001501DF" w:rsidRDefault="001501DF" w:rsidP="001501DF">
      <w:pPr>
        <w:jc w:val="both"/>
        <w:rPr>
          <w:lang w:val="es-MX"/>
        </w:rPr>
      </w:pPr>
    </w:p>
    <w:tbl>
      <w:tblPr>
        <w:tblStyle w:val="TableGrid"/>
        <w:tblW w:w="6753" w:type="dxa"/>
        <w:jc w:val="center"/>
        <w:tblBorders>
          <w:insideH w:val="dashSmallGap" w:sz="4" w:space="0" w:color="BFBFBF" w:themeColor="background1" w:themeShade="BF"/>
          <w:insideV w:val="dashSmallGap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504"/>
        <w:gridCol w:w="2460"/>
        <w:gridCol w:w="2789"/>
      </w:tblGrid>
      <w:tr w:rsidR="001501DF" w:rsidRPr="00BE2FB6" w14:paraId="15E6A1F8" w14:textId="77777777" w:rsidTr="001501DF">
        <w:trPr>
          <w:trHeight w:val="243"/>
          <w:jc w:val="center"/>
        </w:trPr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dashSmallGap" w:sz="4" w:space="0" w:color="BFBFBF" w:themeColor="background1" w:themeShade="BF"/>
              <w:right w:val="single" w:sz="4" w:space="0" w:color="auto"/>
            </w:tcBorders>
            <w:shd w:val="clear" w:color="auto" w:fill="000000" w:themeFill="text1"/>
            <w:vAlign w:val="center"/>
          </w:tcPr>
          <w:p w14:paraId="3B4EE09C" w14:textId="77777777" w:rsidR="001501DF" w:rsidRPr="00BE2FB6" w:rsidRDefault="001501DF" w:rsidP="00E45969">
            <w:pPr>
              <w:rPr>
                <w:b/>
                <w:color w:val="FFFFFF" w:themeColor="background1"/>
                <w:lang w:val="es-MX"/>
              </w:rPr>
            </w:pPr>
            <w:commentRangeStart w:id="166"/>
            <w:r w:rsidRPr="00BE2FB6">
              <w:rPr>
                <w:b/>
                <w:color w:val="FFFFFF" w:themeColor="background1"/>
                <w:lang w:val="es-MX"/>
              </w:rPr>
              <w:t>SERVIDOR</w:t>
            </w:r>
            <w:commentRangeEnd w:id="166"/>
            <w:r w:rsidR="00543EB4">
              <w:rPr>
                <w:rStyle w:val="CommentReference"/>
              </w:rPr>
              <w:commentReference w:id="166"/>
            </w:r>
          </w:p>
        </w:tc>
        <w:tc>
          <w:tcPr>
            <w:tcW w:w="2460" w:type="dxa"/>
            <w:tcBorders>
              <w:top w:val="single" w:sz="4" w:space="0" w:color="auto"/>
              <w:left w:val="single" w:sz="4" w:space="0" w:color="auto"/>
              <w:bottom w:val="dashSmallGap" w:sz="4" w:space="0" w:color="BFBFBF" w:themeColor="background1" w:themeShade="BF"/>
              <w:right w:val="single" w:sz="4" w:space="0" w:color="auto"/>
            </w:tcBorders>
            <w:shd w:val="clear" w:color="auto" w:fill="000000" w:themeFill="text1"/>
          </w:tcPr>
          <w:p w14:paraId="5C0B9C9C" w14:textId="77777777" w:rsidR="001501DF" w:rsidRPr="00BE2FB6" w:rsidRDefault="001501DF" w:rsidP="00E45969">
            <w:pPr>
              <w:rPr>
                <w:b/>
                <w:color w:val="FFFFFF" w:themeColor="background1"/>
                <w:lang w:val="es-MX"/>
              </w:rPr>
            </w:pPr>
            <w:commentRangeStart w:id="167"/>
            <w:r w:rsidRPr="00BE2FB6">
              <w:rPr>
                <w:b/>
                <w:color w:val="FFFFFF" w:themeColor="background1"/>
                <w:lang w:val="es-MX"/>
              </w:rPr>
              <w:t>APLICACIÓN</w:t>
            </w:r>
            <w:commentRangeEnd w:id="167"/>
            <w:r w:rsidR="00543EB4">
              <w:rPr>
                <w:rStyle w:val="CommentReference"/>
              </w:rPr>
              <w:commentReference w:id="167"/>
            </w:r>
          </w:p>
        </w:tc>
        <w:tc>
          <w:tcPr>
            <w:tcW w:w="2789" w:type="dxa"/>
            <w:tcBorders>
              <w:top w:val="single" w:sz="4" w:space="0" w:color="auto"/>
              <w:left w:val="single" w:sz="4" w:space="0" w:color="auto"/>
              <w:bottom w:val="dashSmallGap" w:sz="4" w:space="0" w:color="BFBFBF" w:themeColor="background1" w:themeShade="BF"/>
              <w:right w:val="single" w:sz="4" w:space="0" w:color="auto"/>
            </w:tcBorders>
            <w:shd w:val="clear" w:color="auto" w:fill="000000" w:themeFill="text1"/>
          </w:tcPr>
          <w:p w14:paraId="4483F8A5" w14:textId="788BD5C1" w:rsidR="001501DF" w:rsidRPr="00BE2FB6" w:rsidRDefault="001501DF" w:rsidP="00E45969">
            <w:pPr>
              <w:rPr>
                <w:b/>
                <w:color w:val="FFFFFF" w:themeColor="background1"/>
                <w:lang w:val="es-MX"/>
              </w:rPr>
            </w:pPr>
            <w:commentRangeStart w:id="168"/>
            <w:r>
              <w:rPr>
                <w:b/>
                <w:color w:val="FFFFFF" w:themeColor="background1"/>
                <w:lang w:val="es-MX"/>
              </w:rPr>
              <w:t>HERRAMIENTA</w:t>
            </w:r>
            <w:commentRangeEnd w:id="168"/>
            <w:r w:rsidR="00543EB4">
              <w:rPr>
                <w:rStyle w:val="CommentReference"/>
              </w:rPr>
              <w:commentReference w:id="168"/>
            </w:r>
          </w:p>
        </w:tc>
      </w:tr>
      <w:tr w:rsidR="001501DF" w:rsidRPr="00BE2FB6" w14:paraId="07AE804B" w14:textId="77777777" w:rsidTr="001501DF">
        <w:trPr>
          <w:jc w:val="center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  <w:vAlign w:val="center"/>
          </w:tcPr>
          <w:p w14:paraId="4BE05A45" w14:textId="27E4332C" w:rsidR="001501DF" w:rsidRPr="00BE2FB6" w:rsidRDefault="001501DF" w:rsidP="00E45969">
            <w:pPr>
              <w:rPr>
                <w:lang w:val="es-MX"/>
              </w:rPr>
            </w:pPr>
            <w:r>
              <w:rPr>
                <w:lang w:val="es-MX"/>
              </w:rPr>
              <w:t>SERVIDOR 20</w:t>
            </w:r>
          </w:p>
        </w:tc>
        <w:tc>
          <w:tcPr>
            <w:tcW w:w="2460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279444DA" w14:textId="77777777" w:rsidR="001501DF" w:rsidRDefault="001501DF" w:rsidP="00E45969">
            <w:pPr>
              <w:rPr>
                <w:b/>
                <w:lang w:val="es-MX"/>
              </w:rPr>
            </w:pPr>
          </w:p>
          <w:p w14:paraId="78F3E53A" w14:textId="77777777" w:rsidR="001501DF" w:rsidRPr="00BE2FB6" w:rsidRDefault="001501DF" w:rsidP="00E45969">
            <w:pPr>
              <w:rPr>
                <w:b/>
                <w:lang w:val="es-MX"/>
              </w:rPr>
            </w:pPr>
            <w:r w:rsidRPr="00BE2FB6">
              <w:rPr>
                <w:b/>
                <w:lang w:val="es-MX"/>
              </w:rPr>
              <w:t>PostgreSQL</w:t>
            </w:r>
          </w:p>
        </w:tc>
        <w:tc>
          <w:tcPr>
            <w:tcW w:w="2789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13E6685A" w14:textId="77777777" w:rsidR="001501DF" w:rsidRPr="000B00A2" w:rsidRDefault="001501DF" w:rsidP="00E45969">
            <w:pPr>
              <w:ind w:left="-486" w:firstLine="486"/>
              <w:rPr>
                <w:b/>
                <w:rPrChange w:id="169" w:author="TechMAdmin" w:date="2017-07-17T19:57:00Z">
                  <w:rPr>
                    <w:b/>
                    <w:lang w:val="es-MX"/>
                  </w:rPr>
                </w:rPrChange>
              </w:rPr>
            </w:pPr>
            <w:r w:rsidRPr="000B00A2">
              <w:rPr>
                <w:b/>
                <w:rPrChange w:id="170" w:author="TechMAdmin" w:date="2017-07-17T19:57:00Z">
                  <w:rPr>
                    <w:b/>
                    <w:lang w:val="es-MX"/>
                  </w:rPr>
                </w:rPrChange>
              </w:rPr>
              <w:t>XL Deploy</w:t>
            </w:r>
          </w:p>
          <w:p w14:paraId="2E30AEC9" w14:textId="77777777" w:rsidR="001501DF" w:rsidRPr="000B00A2" w:rsidRDefault="001501DF" w:rsidP="00E45969">
            <w:pPr>
              <w:ind w:left="-486" w:firstLine="486"/>
              <w:rPr>
                <w:b/>
                <w:rPrChange w:id="171" w:author="TechMAdmin" w:date="2017-07-17T19:57:00Z">
                  <w:rPr>
                    <w:b/>
                    <w:lang w:val="es-MX"/>
                  </w:rPr>
                </w:rPrChange>
              </w:rPr>
            </w:pPr>
            <w:r w:rsidRPr="000B00A2">
              <w:rPr>
                <w:b/>
                <w:rPrChange w:id="172" w:author="TechMAdmin" w:date="2017-07-17T19:57:00Z">
                  <w:rPr>
                    <w:b/>
                    <w:lang w:val="es-MX"/>
                  </w:rPr>
                </w:rPrChange>
              </w:rPr>
              <w:t>XL Release</w:t>
            </w:r>
          </w:p>
          <w:p w14:paraId="0975CFB8" w14:textId="1CAE104A" w:rsidR="001501DF" w:rsidRPr="000B00A2" w:rsidRDefault="001501DF" w:rsidP="000C5F50">
            <w:pPr>
              <w:keepNext/>
              <w:ind w:left="-486" w:firstLine="486"/>
              <w:rPr>
                <w:rPrChange w:id="173" w:author="TechMAdmin" w:date="2017-07-17T19:57:00Z">
                  <w:rPr>
                    <w:lang w:val="es-MX"/>
                  </w:rPr>
                </w:rPrChange>
              </w:rPr>
            </w:pPr>
            <w:r w:rsidRPr="000B00A2">
              <w:rPr>
                <w:b/>
                <w:rPrChange w:id="174" w:author="TechMAdmin" w:date="2017-07-17T19:57:00Z">
                  <w:rPr>
                    <w:b/>
                    <w:lang w:val="es-MX"/>
                  </w:rPr>
                </w:rPrChange>
              </w:rPr>
              <w:t>CA Service Virtualization</w:t>
            </w:r>
          </w:p>
        </w:tc>
      </w:tr>
    </w:tbl>
    <w:p w14:paraId="29C70769" w14:textId="02E3920E" w:rsidR="001501DF" w:rsidRDefault="000C5F50" w:rsidP="000C5F50">
      <w:pPr>
        <w:pStyle w:val="Caption"/>
        <w:jc w:val="center"/>
      </w:pPr>
      <w:bookmarkStart w:id="175" w:name="_Toc488940249"/>
      <w:r>
        <w:t xml:space="preserve">Tabla </w:t>
      </w:r>
      <w:ins w:id="176" w:author="VELASCO IBARRA, ALBERTO DE JESUS (Empresa TechMahindra)" w:date="2017-07-27T17:34:00Z">
        <w:r w:rsidR="008A046A">
          <w:fldChar w:fldCharType="begin"/>
        </w:r>
        <w:r w:rsidR="008A046A">
          <w:instrText xml:space="preserve"> SEQ Tabla \* ARABIC </w:instrText>
        </w:r>
      </w:ins>
      <w:r w:rsidR="008A046A">
        <w:fldChar w:fldCharType="separate"/>
      </w:r>
      <w:ins w:id="177" w:author="VELASCO IBARRA, ALBERTO DE JESUS (Empresa TechMahindra)" w:date="2017-07-27T17:34:00Z">
        <w:r w:rsidR="008A046A">
          <w:rPr>
            <w:noProof/>
          </w:rPr>
          <w:t>2</w:t>
        </w:r>
        <w:r w:rsidR="008A046A">
          <w:fldChar w:fldCharType="end"/>
        </w:r>
      </w:ins>
      <w:del w:id="178" w:author="VELASCO IBARRA, ALBERTO DE JESUS (Empresa TechMahindra)" w:date="2017-07-27T17:34:00Z">
        <w:r w:rsidDel="008A046A">
          <w:fldChar w:fldCharType="begin"/>
        </w:r>
        <w:r w:rsidDel="008A046A">
          <w:delInstrText xml:space="preserve"> SEQ Tabla \* ARABIC </w:delInstrText>
        </w:r>
        <w:r w:rsidDel="008A046A">
          <w:fldChar w:fldCharType="separate"/>
        </w:r>
        <w:r w:rsidDel="008A046A">
          <w:rPr>
            <w:noProof/>
          </w:rPr>
          <w:delText>2</w:delText>
        </w:r>
        <w:r w:rsidDel="008A046A">
          <w:fldChar w:fldCharType="end"/>
        </w:r>
      </w:del>
      <w:r>
        <w:t xml:space="preserve"> Instancias Microsoft Sql</w:t>
      </w:r>
      <w:bookmarkEnd w:id="175"/>
    </w:p>
    <w:p w14:paraId="1A8DB7DD" w14:textId="7138C413" w:rsidR="007E529F" w:rsidRDefault="007E529F" w:rsidP="001501DF">
      <w:pPr>
        <w:pStyle w:val="Caption"/>
        <w:jc w:val="both"/>
      </w:pPr>
      <w:r>
        <w:br w:type="page"/>
      </w:r>
    </w:p>
    <w:p w14:paraId="0CA83310" w14:textId="77777777" w:rsidR="00647D22" w:rsidRPr="00BE2FB6" w:rsidRDefault="00981D2C" w:rsidP="00647D22">
      <w:pPr>
        <w:pStyle w:val="Heading1"/>
        <w:rPr>
          <w:lang w:val="es-MX"/>
        </w:rPr>
      </w:pPr>
      <w:bookmarkStart w:id="179" w:name="_Toc488084926"/>
      <w:r w:rsidRPr="00BE2FB6">
        <w:rPr>
          <w:lang w:val="es-MX"/>
        </w:rPr>
        <w:lastRenderedPageBreak/>
        <w:t>INSTALACIÓ</w:t>
      </w:r>
      <w:r w:rsidR="00594C05" w:rsidRPr="00BE2FB6">
        <w:rPr>
          <w:lang w:val="es-MX"/>
        </w:rPr>
        <w:t>N CAPA DE APLICACIÓ</w:t>
      </w:r>
      <w:r w:rsidR="00647D22" w:rsidRPr="00BE2FB6">
        <w:rPr>
          <w:lang w:val="es-MX"/>
        </w:rPr>
        <w:t>N</w:t>
      </w:r>
      <w:bookmarkEnd w:id="165"/>
      <w:bookmarkEnd w:id="179"/>
    </w:p>
    <w:p w14:paraId="2BBBB5DF" w14:textId="2D311120" w:rsidR="00647D22" w:rsidRPr="00BE2FB6" w:rsidRDefault="00647D22" w:rsidP="00647D22">
      <w:pPr>
        <w:jc w:val="both"/>
        <w:rPr>
          <w:lang w:val="es-MX"/>
        </w:rPr>
      </w:pPr>
      <w:r w:rsidRPr="00BE2FB6">
        <w:rPr>
          <w:lang w:val="es-MX"/>
        </w:rPr>
        <w:t xml:space="preserve">Los procedimientos descritos en esta sección deberán realizarse en todos los servidores que formen parte de la capa de </w:t>
      </w:r>
      <w:r w:rsidRPr="00543EB4">
        <w:rPr>
          <w:b/>
          <w:lang w:val="es-MX"/>
          <w:rPrChange w:id="180" w:author="TechMAdmin" w:date="2017-07-17T20:52:00Z">
            <w:rPr>
              <w:lang w:val="es-MX"/>
            </w:rPr>
          </w:rPrChange>
        </w:rPr>
        <w:t>aplicación del sistema</w:t>
      </w:r>
      <w:r w:rsidRPr="00BE2FB6">
        <w:rPr>
          <w:lang w:val="es-MX"/>
        </w:rPr>
        <w:t xml:space="preserve"> </w:t>
      </w:r>
      <w:sdt>
        <w:sdtPr>
          <w:rPr>
            <w:b/>
            <w:lang w:val="es-MX"/>
          </w:rPr>
          <w:alias w:val="Title"/>
          <w:tag w:val=""/>
          <w:id w:val="270825722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del w:id="181" w:author="TechMAdmin" w:date="2017-07-17T20:17:00Z">
            <w:r w:rsidR="002337C8" w:rsidDel="00CF5611">
              <w:rPr>
                <w:b/>
                <w:lang w:val="es-MX"/>
              </w:rPr>
              <w:delText>DEVOPS PRODUCTION INSTANCE</w:delText>
            </w:r>
          </w:del>
          <w:ins w:id="182" w:author="TechMAdmin" w:date="2017-07-17T20:17:00Z">
            <w:r w:rsidR="00CF5611">
              <w:rPr>
                <w:b/>
                <w:lang w:val="es-MX"/>
              </w:rPr>
              <w:t>DEVOPS PRODUCTION PLATFORM</w:t>
            </w:r>
          </w:ins>
        </w:sdtContent>
      </w:sdt>
      <w:r w:rsidRPr="00BE2FB6">
        <w:rPr>
          <w:lang w:val="es-MX"/>
        </w:rPr>
        <w:t>.</w:t>
      </w:r>
    </w:p>
    <w:p w14:paraId="5B3CE34F" w14:textId="77777777" w:rsidR="00647D22" w:rsidRPr="00BE2FB6" w:rsidRDefault="00647D22" w:rsidP="00647D22">
      <w:pPr>
        <w:jc w:val="both"/>
        <w:rPr>
          <w:lang w:val="es-MX"/>
        </w:rPr>
      </w:pPr>
    </w:p>
    <w:p w14:paraId="49E9297C" w14:textId="7AEC5A53" w:rsidR="00647D22" w:rsidRPr="00BE2FB6" w:rsidRDefault="00647D22" w:rsidP="00647D22">
      <w:pPr>
        <w:jc w:val="both"/>
        <w:rPr>
          <w:lang w:val="es-MX"/>
        </w:rPr>
      </w:pPr>
      <w:commentRangeStart w:id="183"/>
      <w:r w:rsidRPr="00BE2FB6">
        <w:rPr>
          <w:lang w:val="es-MX"/>
        </w:rPr>
        <w:t xml:space="preserve">Asimismo es importante destacar que los procedimientos descritos en el presente documento parten considerando que la </w:t>
      </w:r>
      <w:r w:rsidR="009A11A2">
        <w:rPr>
          <w:lang w:val="es-MX"/>
        </w:rPr>
        <w:t xml:space="preserve">generación de certificados fue entregada previamente </w:t>
      </w:r>
      <w:r w:rsidRPr="00BE2FB6">
        <w:rPr>
          <w:lang w:val="es-MX"/>
        </w:rPr>
        <w:t>y depositados en el servidor a instalar</w:t>
      </w:r>
      <w:commentRangeEnd w:id="183"/>
      <w:r w:rsidR="00543EB4">
        <w:rPr>
          <w:rStyle w:val="CommentReference"/>
        </w:rPr>
        <w:commentReference w:id="183"/>
      </w:r>
      <w:r w:rsidRPr="00BE2FB6">
        <w:rPr>
          <w:lang w:val="es-MX"/>
        </w:rPr>
        <w:t>.</w:t>
      </w:r>
    </w:p>
    <w:p w14:paraId="10E96772" w14:textId="77777777" w:rsidR="00647D22" w:rsidRDefault="00647D22" w:rsidP="00647D22">
      <w:pPr>
        <w:rPr>
          <w:rFonts w:eastAsiaTheme="majorEastAsia"/>
          <w:b/>
          <w:bCs/>
          <w:color w:val="808080" w:themeColor="background1" w:themeShade="80"/>
          <w:sz w:val="24"/>
          <w:lang w:val="es-MX"/>
        </w:rPr>
      </w:pPr>
    </w:p>
    <w:p w14:paraId="048C1327" w14:textId="77777777" w:rsidR="009A11A2" w:rsidRPr="00BE2FB6" w:rsidRDefault="009A11A2" w:rsidP="009A11A2">
      <w:pPr>
        <w:pStyle w:val="Heading2"/>
        <w:jc w:val="both"/>
        <w:rPr>
          <w:lang w:val="es-MX"/>
        </w:rPr>
      </w:pPr>
      <w:bookmarkStart w:id="184" w:name="_Toc488084927"/>
      <w:commentRangeStart w:id="185"/>
      <w:r w:rsidRPr="00BE2FB6">
        <w:rPr>
          <w:lang w:val="es-MX"/>
        </w:rPr>
        <w:t>JENKINS</w:t>
      </w:r>
      <w:bookmarkEnd w:id="184"/>
      <w:commentRangeEnd w:id="185"/>
      <w:r w:rsidR="00543EB4">
        <w:rPr>
          <w:rStyle w:val="CommentReference"/>
          <w:rFonts w:eastAsiaTheme="minorEastAsia"/>
          <w:b w:val="0"/>
          <w:color w:val="auto"/>
        </w:rPr>
        <w:commentReference w:id="185"/>
      </w:r>
    </w:p>
    <w:p w14:paraId="0CC77FC2" w14:textId="6F8738C4" w:rsidR="009A11A2" w:rsidRDefault="009A11A2" w:rsidP="009A11A2">
      <w:pPr>
        <w:rPr>
          <w:lang w:val="es-MX"/>
        </w:rPr>
      </w:pPr>
      <w:r w:rsidRPr="00BE2FB6">
        <w:rPr>
          <w:lang w:val="es-MX"/>
        </w:rPr>
        <w:t xml:space="preserve">Los siguientes pasos son los que se deben de realizar para hacer la instalación de </w:t>
      </w:r>
      <w:r w:rsidR="00200A83">
        <w:rPr>
          <w:lang w:val="es-MX"/>
        </w:rPr>
        <w:t xml:space="preserve">certificado </w:t>
      </w:r>
      <w:r w:rsidR="00200A83" w:rsidRPr="00200A83">
        <w:rPr>
          <w:b/>
          <w:lang w:val="es-MX"/>
        </w:rPr>
        <w:t>ssl</w:t>
      </w:r>
      <w:r w:rsidR="00200A83">
        <w:rPr>
          <w:lang w:val="es-MX"/>
        </w:rPr>
        <w:t xml:space="preserve"> en </w:t>
      </w:r>
      <w:r w:rsidRPr="00BE2FB6">
        <w:rPr>
          <w:lang w:val="es-MX"/>
        </w:rPr>
        <w:t>la herramienta que utilizaremos para la orquestación.</w:t>
      </w:r>
    </w:p>
    <w:p w14:paraId="6A715AD5" w14:textId="77777777" w:rsidR="003E67C6" w:rsidRDefault="003E67C6" w:rsidP="009A11A2">
      <w:pPr>
        <w:rPr>
          <w:lang w:val="es-MX"/>
        </w:rPr>
      </w:pPr>
    </w:p>
    <w:p w14:paraId="19B696D7" w14:textId="2E95CBFD" w:rsidR="003E67C6" w:rsidRDefault="00805654" w:rsidP="003E67C6">
      <w:pPr>
        <w:pStyle w:val="ListParagraph"/>
        <w:numPr>
          <w:ilvl w:val="0"/>
          <w:numId w:val="15"/>
        </w:numPr>
      </w:pPr>
      <w:r>
        <w:t>El</w:t>
      </w:r>
      <w:r w:rsidR="003E67C6">
        <w:t xml:space="preserve"> primer paso es </w:t>
      </w:r>
      <w:commentRangeStart w:id="186"/>
      <w:r w:rsidR="003E67C6">
        <w:t xml:space="preserve">detener </w:t>
      </w:r>
      <w:commentRangeEnd w:id="186"/>
      <w:r w:rsidR="00543EB4">
        <w:rPr>
          <w:rStyle w:val="CommentReference"/>
          <w:rFonts w:cstheme="majorBidi"/>
          <w:kern w:val="2"/>
          <w:lang w:val="en-US"/>
        </w:rPr>
        <w:commentReference w:id="186"/>
      </w:r>
      <w:r w:rsidR="003E67C6">
        <w:t xml:space="preserve">el </w:t>
      </w:r>
      <w:commentRangeStart w:id="187"/>
      <w:r w:rsidR="003E67C6">
        <w:t>servicio</w:t>
      </w:r>
      <w:commentRangeEnd w:id="187"/>
      <w:r w:rsidR="00543EB4">
        <w:rPr>
          <w:rStyle w:val="CommentReference"/>
          <w:rFonts w:cstheme="majorBidi"/>
          <w:kern w:val="2"/>
          <w:lang w:val="en-US"/>
        </w:rPr>
        <w:commentReference w:id="187"/>
      </w:r>
      <w:r w:rsidR="003E67C6">
        <w:t>.</w:t>
      </w:r>
    </w:p>
    <w:p w14:paraId="0B891167" w14:textId="77777777" w:rsidR="003E67C6" w:rsidRPr="000B00A2" w:rsidRDefault="003E67C6" w:rsidP="003E67C6">
      <w:pPr>
        <w:ind w:left="360"/>
        <w:rPr>
          <w:lang w:val="es-MX"/>
          <w:rPrChange w:id="188" w:author="TechMAdmin" w:date="2017-07-17T19:57:00Z">
            <w:rPr/>
          </w:rPrChange>
        </w:rPr>
      </w:pPr>
    </w:p>
    <w:p w14:paraId="1F93C9F2" w14:textId="1F0FC96D" w:rsidR="003E67C6" w:rsidRPr="003E67C6" w:rsidRDefault="003E67C6" w:rsidP="003E67C6">
      <w:pPr>
        <w:ind w:left="360"/>
      </w:pPr>
      <w:r w:rsidRPr="003E67C6">
        <w:rPr>
          <w:noProof/>
          <w:lang w:val="es-MX" w:eastAsia="es-MX"/>
        </w:rPr>
        <w:drawing>
          <wp:inline distT="0" distB="0" distL="0" distR="0" wp14:anchorId="3BAF2CDF" wp14:editId="169EA32C">
            <wp:extent cx="5212282" cy="26680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2282" cy="2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C44A" w14:textId="71DB99FD" w:rsidR="009A11A2" w:rsidRDefault="009A11A2" w:rsidP="00200A83">
      <w:pPr>
        <w:jc w:val="both"/>
        <w:rPr>
          <w:rFonts w:cstheme="minorBidi"/>
          <w:kern w:val="22"/>
          <w:lang w:val="es-MX"/>
        </w:rPr>
      </w:pPr>
    </w:p>
    <w:p w14:paraId="0C44A605" w14:textId="0CC51D50" w:rsidR="00200A83" w:rsidRDefault="003E67C6" w:rsidP="00200A83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Realizaremos</w:t>
      </w:r>
      <w:r w:rsidR="00200A83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el cambio de extensión al certificado por </w:t>
      </w:r>
      <w:r w:rsidR="00200A83" w:rsidRPr="00200A83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.crt</w:t>
      </w:r>
      <w:r w:rsidR="00200A83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ya que fue entregado con la </w:t>
      </w:r>
      <w:r w:rsidR="00E42833">
        <w:rPr>
          <w:rFonts w:eastAsia="Times New Roman" w:cs="Times New Roman"/>
          <w:color w:val="000000"/>
          <w:kern w:val="0"/>
          <w:lang w:eastAsia="es-MX"/>
          <w14:ligatures w14:val="none"/>
        </w:rPr>
        <w:t>extensión</w:t>
      </w:r>
      <w:r w:rsidR="00200A83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</w:t>
      </w:r>
      <w:r w:rsidR="00200A83" w:rsidRPr="00200A83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.txt</w:t>
      </w:r>
      <w:r w:rsidR="00200A83">
        <w:rPr>
          <w:rFonts w:eastAsia="Times New Roman" w:cs="Times New Roman"/>
          <w:color w:val="000000"/>
          <w:kern w:val="0"/>
          <w:lang w:eastAsia="es-MX"/>
          <w14:ligatures w14:val="none"/>
        </w:rPr>
        <w:t>.</w:t>
      </w:r>
    </w:p>
    <w:p w14:paraId="7918B287" w14:textId="77777777" w:rsidR="00200A83" w:rsidRPr="000B00A2" w:rsidRDefault="00200A83" w:rsidP="00200A83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189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1E8C4E30" w14:textId="0533A67F" w:rsidR="00200A83" w:rsidRDefault="00200A83" w:rsidP="00200A83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200A83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07182DAF" wp14:editId="4CEA2A4D">
            <wp:extent cx="5943600" cy="1089921"/>
            <wp:effectExtent l="0" t="0" r="0" b="0"/>
            <wp:docPr id="54" name="Picture 54" descr="C:\Users\s3368663\Pictures\Screenpresso\Produccion\CertificadosProd\bit\jenkins\2017-07-07_11h44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3368663\Pictures\Screenpresso\Produccion\CertificadosProd\bit\jenkins\2017-07-07_11h44_3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02B43" w14:textId="77777777" w:rsidR="00E42833" w:rsidRDefault="00E42833" w:rsidP="00E42833">
      <w:p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27389B75" w14:textId="5C7C03F0" w:rsidR="00E42833" w:rsidRDefault="00E42833" w:rsidP="00E42833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Después procedemos a generar el archivo </w:t>
      </w:r>
      <w:r w:rsidRPr="00E42833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.key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desde el archivo </w:t>
      </w:r>
      <w:r w:rsidRPr="00E42833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.pem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.</w:t>
      </w:r>
    </w:p>
    <w:p w14:paraId="1CAFECAD" w14:textId="77777777" w:rsidR="00E42833" w:rsidRPr="000B00A2" w:rsidRDefault="00E42833" w:rsidP="00E42833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190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19416ACB" w14:textId="3A5A25A8" w:rsidR="00E42833" w:rsidRDefault="00E42833" w:rsidP="00E42833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E42833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5D9FA916" wp14:editId="75E4E470">
            <wp:extent cx="5943600" cy="1465982"/>
            <wp:effectExtent l="0" t="0" r="0" b="1270"/>
            <wp:docPr id="55" name="Picture 55" descr="C:\Users\s3368663\Pictures\Screenpresso\Produccion\CertificadosProd\bit\jenkins\2017-07-07_11h45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3368663\Pictures\Screenpresso\Produccion\CertificadosProd\bit\jenkins\2017-07-07_11h45_4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36B35" w14:textId="77777777" w:rsidR="00E42833" w:rsidRDefault="00E42833" w:rsidP="00E42833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7F2392A2" w14:textId="77777777" w:rsidR="007572C0" w:rsidRDefault="007572C0">
      <w:pPr>
        <w:rPr>
          <w:rFonts w:eastAsia="Times New Roman" w:cs="Times New Roman"/>
          <w:color w:val="000000"/>
          <w:kern w:val="0"/>
          <w:lang w:val="es-MX"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br w:type="page"/>
      </w:r>
    </w:p>
    <w:p w14:paraId="48F5B779" w14:textId="1442C930" w:rsidR="00E42833" w:rsidRPr="007572C0" w:rsidRDefault="00E42833" w:rsidP="007572C0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lastRenderedPageBreak/>
        <w:t xml:space="preserve">El siguiente paso será crear el archivo </w:t>
      </w:r>
      <w:r w:rsidR="007572C0" w:rsidRPr="007572C0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.pfx</w:t>
      </w:r>
      <w:r w:rsidR="007572C0" w:rsidRPr="007572C0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para después generar el archivo </w:t>
      </w:r>
      <w:r w:rsidR="007572C0" w:rsidRPr="007572C0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.jks</w:t>
      </w:r>
      <w:r w:rsidR="007572C0" w:rsidRPr="007572C0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que se ocupara para indicar el </w:t>
      </w:r>
      <w:commentRangeStart w:id="191"/>
      <w:r w:rsidR="007572C0" w:rsidRPr="007572C0">
        <w:rPr>
          <w:rFonts w:eastAsia="Times New Roman" w:cs="Times New Roman"/>
          <w:color w:val="000000"/>
          <w:kern w:val="0"/>
          <w:lang w:eastAsia="es-MX"/>
          <w14:ligatures w14:val="none"/>
        </w:rPr>
        <w:t>certificado</w:t>
      </w:r>
      <w:commentRangeEnd w:id="191"/>
      <w:r w:rsidR="009D1126">
        <w:rPr>
          <w:rStyle w:val="CommentReference"/>
          <w:rFonts w:cstheme="majorBidi"/>
          <w:kern w:val="2"/>
          <w:lang w:val="en-US"/>
        </w:rPr>
        <w:commentReference w:id="191"/>
      </w:r>
      <w:r w:rsidR="007572C0" w:rsidRPr="007572C0">
        <w:rPr>
          <w:rFonts w:eastAsia="Times New Roman" w:cs="Times New Roman"/>
          <w:color w:val="000000"/>
          <w:kern w:val="0"/>
          <w:lang w:eastAsia="es-MX"/>
          <w14:ligatures w14:val="none"/>
        </w:rPr>
        <w:t>.</w:t>
      </w:r>
    </w:p>
    <w:p w14:paraId="5B62DA3D" w14:textId="77777777" w:rsidR="007572C0" w:rsidRPr="000B00A2" w:rsidRDefault="007572C0" w:rsidP="007572C0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192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7D48EB5B" w14:textId="0A6B07A5" w:rsidR="007572C0" w:rsidRDefault="007572C0" w:rsidP="001A0EDC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7572C0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3E5F4360" wp14:editId="3B13FD64">
            <wp:extent cx="5943600" cy="1464443"/>
            <wp:effectExtent l="0" t="0" r="0" b="2540"/>
            <wp:docPr id="56" name="Picture 56" descr="C:\Users\s3368663\Pictures\Screenpresso\Produccion\CertificadosProd\bit\jenkins\2017-07-07_12h21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3368663\Pictures\Screenpresso\Produccion\CertificadosProd\bit\jenkins\2017-07-07_12h21_5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4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0F6D8" w14:textId="77777777" w:rsidR="001A0EDC" w:rsidRDefault="001A0EDC" w:rsidP="001A0EDC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70DA9542" w14:textId="3D2C6282" w:rsidR="001A0EDC" w:rsidRDefault="00771B4D" w:rsidP="00264E5B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Después</w:t>
      </w:r>
      <w:r w:rsidR="00264E5B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indicaremos en el archivo </w:t>
      </w:r>
      <w:r w:rsidR="00264E5B" w:rsidRPr="00264E5B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jenkins</w:t>
      </w:r>
      <w:r w:rsidR="001A0EDC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</w:t>
      </w:r>
      <w:r w:rsidR="00264E5B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ubicado </w:t>
      </w:r>
      <w:r w:rsidR="00264E5B" w:rsidRPr="00264E5B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/etc/sysconfig</w:t>
      </w:r>
      <w:r w:rsidR="00264E5B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la ubicación del certificado y el puerto que se ocupara para el protocolo https.</w:t>
      </w:r>
    </w:p>
    <w:p w14:paraId="426E7A3D" w14:textId="77777777" w:rsidR="00771B4D" w:rsidRPr="000B00A2" w:rsidRDefault="00771B4D" w:rsidP="00771B4D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193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2984A8D5" w14:textId="14276143" w:rsidR="00771B4D" w:rsidRDefault="00771B4D" w:rsidP="00771B4D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771B4D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023F5125" wp14:editId="665142D3">
            <wp:extent cx="5943600" cy="182385"/>
            <wp:effectExtent l="0" t="0" r="0" b="8255"/>
            <wp:docPr id="57" name="Picture 57" descr="C:\Users\s3368663\Pictures\Screenpresso\Produccion\CertificadosProd\bit\jenkins\2017-07-07_12h52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3368663\Pictures\Screenpresso\Produccion\CertificadosProd\bit\jenkins\2017-07-07_12h52_1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7C15" w14:textId="77777777" w:rsidR="00771B4D" w:rsidRDefault="00771B4D" w:rsidP="00771B4D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64FB28CB" w14:textId="1FDA3897" w:rsidR="00771B4D" w:rsidRDefault="003E67C6" w:rsidP="003E67C6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Iniciaremos el servicio nuevamente.</w:t>
      </w:r>
    </w:p>
    <w:p w14:paraId="1606D9B2" w14:textId="77777777" w:rsidR="003E67C6" w:rsidRDefault="003E67C6" w:rsidP="003E67C6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7B1550F7" w14:textId="2F3062D5" w:rsidR="00ED0A0E" w:rsidRDefault="00735EA0" w:rsidP="00ED0A0E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735EA0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54842D58" wp14:editId="6DCC655A">
            <wp:extent cx="5202753" cy="40021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2753" cy="4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DD3E" w14:textId="77777777" w:rsidR="00735EA0" w:rsidRDefault="00735EA0" w:rsidP="00735EA0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3DB1E1E9" w14:textId="13982FB5" w:rsidR="00735EA0" w:rsidRDefault="00735EA0" w:rsidP="00735EA0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Como último paso comprobaremos que el puerto se encuentre funcionando.</w:t>
      </w:r>
    </w:p>
    <w:p w14:paraId="506AF4C4" w14:textId="77777777" w:rsidR="00735EA0" w:rsidRPr="000B00A2" w:rsidRDefault="00735EA0" w:rsidP="00735EA0">
      <w:pPr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194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47B6F1D8" w14:textId="7A2BA907" w:rsidR="00735EA0" w:rsidRPr="00735EA0" w:rsidRDefault="00735EA0" w:rsidP="00735EA0">
      <w:p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735EA0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78005DE3" wp14:editId="65F7E0DF">
            <wp:extent cx="5943600" cy="24536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103" cy="245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0003" w14:textId="6E4C4CA2" w:rsidR="00ED0A0E" w:rsidRDefault="00ED0A0E">
      <w:pPr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br w:type="page"/>
      </w:r>
    </w:p>
    <w:p w14:paraId="6BC38EF2" w14:textId="77777777" w:rsidR="00891D85" w:rsidRPr="00BE2FB6" w:rsidRDefault="00891D85" w:rsidP="00891D85">
      <w:pPr>
        <w:pStyle w:val="Heading2"/>
        <w:jc w:val="both"/>
        <w:rPr>
          <w:lang w:val="es-MX"/>
        </w:rPr>
      </w:pPr>
      <w:bookmarkStart w:id="195" w:name="_Toc488084928"/>
      <w:r w:rsidRPr="00BE2FB6">
        <w:rPr>
          <w:lang w:val="es-MX"/>
        </w:rPr>
        <w:lastRenderedPageBreak/>
        <w:t>ATLASSIAN CROWD</w:t>
      </w:r>
      <w:bookmarkEnd w:id="195"/>
    </w:p>
    <w:p w14:paraId="106FCA08" w14:textId="5484CE8C" w:rsidR="00805654" w:rsidRDefault="00805654" w:rsidP="009D1126">
      <w:pPr>
        <w:rPr>
          <w:lang w:val="es-MX"/>
        </w:rPr>
      </w:pPr>
      <w:r w:rsidRPr="00BE2FB6">
        <w:rPr>
          <w:lang w:val="es-MX"/>
        </w:rPr>
        <w:t xml:space="preserve">Los siguientes pasos son los que se deben de realizar para hacer la instalación de </w:t>
      </w:r>
      <w:r>
        <w:rPr>
          <w:lang w:val="es-MX"/>
        </w:rPr>
        <w:t xml:space="preserve">certificado </w:t>
      </w:r>
      <w:r w:rsidRPr="00200A83">
        <w:rPr>
          <w:b/>
          <w:lang w:val="es-MX"/>
        </w:rPr>
        <w:t>ssl</w:t>
      </w:r>
      <w:r>
        <w:rPr>
          <w:lang w:val="es-MX"/>
        </w:rPr>
        <w:t xml:space="preserve"> en </w:t>
      </w:r>
      <w:r w:rsidRPr="00BE2FB6">
        <w:rPr>
          <w:lang w:val="es-MX"/>
        </w:rPr>
        <w:t xml:space="preserve">la herramienta </w:t>
      </w:r>
      <w:r w:rsidR="00E45969" w:rsidRPr="00E45969">
        <w:rPr>
          <w:b/>
          <w:lang w:val="es-MX"/>
        </w:rPr>
        <w:t>Crowd</w:t>
      </w:r>
      <w:r w:rsidR="00E45969">
        <w:rPr>
          <w:lang w:val="es-MX"/>
        </w:rPr>
        <w:t>.</w:t>
      </w:r>
    </w:p>
    <w:p w14:paraId="2BA63D12" w14:textId="77777777" w:rsidR="00805654" w:rsidRDefault="00805654" w:rsidP="00805654">
      <w:pPr>
        <w:rPr>
          <w:lang w:val="es-MX"/>
        </w:rPr>
      </w:pPr>
    </w:p>
    <w:p w14:paraId="23819CCE" w14:textId="16DD917D" w:rsidR="00805654" w:rsidRDefault="00805654" w:rsidP="00805654">
      <w:pPr>
        <w:pStyle w:val="ListParagraph"/>
        <w:numPr>
          <w:ilvl w:val="0"/>
          <w:numId w:val="15"/>
        </w:numPr>
      </w:pPr>
      <w:r>
        <w:t>El primer paso es detener el servicio.</w:t>
      </w:r>
    </w:p>
    <w:p w14:paraId="77E5395C" w14:textId="77777777" w:rsidR="002A7F9E" w:rsidRDefault="002A7F9E" w:rsidP="002A7F9E">
      <w:pPr>
        <w:pStyle w:val="ListParagraph"/>
      </w:pPr>
    </w:p>
    <w:p w14:paraId="4B07D4D6" w14:textId="07A04524" w:rsidR="002A7F9E" w:rsidRDefault="002A7F9E" w:rsidP="002A7F9E">
      <w:pPr>
        <w:jc w:val="center"/>
      </w:pPr>
      <w:r w:rsidRPr="002A7F9E">
        <w:rPr>
          <w:noProof/>
          <w:lang w:val="es-MX" w:eastAsia="es-MX"/>
        </w:rPr>
        <w:drawing>
          <wp:inline distT="0" distB="0" distL="0" distR="0" wp14:anchorId="40F6F52A" wp14:editId="72F84F93">
            <wp:extent cx="5943600" cy="1233780"/>
            <wp:effectExtent l="0" t="0" r="0" b="5080"/>
            <wp:docPr id="181" name="Picture 181" descr="C:\Users\s3368663\Pictures\Screenpresso\Produccion\CertificadosProd\bit\Crowd\2017-07-06_13h42_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3368663\Pictures\Screenpresso\Produccion\CertificadosProd\bit\Crowd\2017-07-06_13h42_3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37F8C" w14:textId="77777777" w:rsidR="002A7F9E" w:rsidRDefault="002A7F9E" w:rsidP="002A7F9E"/>
    <w:p w14:paraId="18307FB7" w14:textId="77777777" w:rsidR="002A7F9E" w:rsidRDefault="002A7F9E" w:rsidP="002A7F9E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Realizaremos el cambio de extensión al certificado por </w:t>
      </w:r>
      <w:r w:rsidRPr="00200A83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.crt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ya que fue entregado con la extensión </w:t>
      </w:r>
      <w:r w:rsidRPr="00200A83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.txt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.</w:t>
      </w:r>
    </w:p>
    <w:p w14:paraId="17A03DCA" w14:textId="77777777" w:rsidR="002A7F9E" w:rsidRPr="000B00A2" w:rsidRDefault="002A7F9E" w:rsidP="002A7F9E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196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796F2B99" w14:textId="37411E5E" w:rsidR="002A7F9E" w:rsidRDefault="002A7F9E" w:rsidP="002A7F9E">
      <w:pPr>
        <w:ind w:left="360"/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2A7F9E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17F6C4F7" wp14:editId="39D5B388">
            <wp:extent cx="5943600" cy="1104848"/>
            <wp:effectExtent l="0" t="0" r="0" b="635"/>
            <wp:docPr id="74" name="Picture 74" descr="C:\Users\s3368663\Pictures\Screenpresso\Produccion\CertificadosProd\bit\Crowd\2017-07-06_13h22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3368663\Pictures\Screenpresso\Produccion\CertificadosProd\bit\Crowd\2017-07-06_13h22_4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75C8" w14:textId="77777777" w:rsidR="002A7F9E" w:rsidRDefault="002A7F9E" w:rsidP="002A7F9E">
      <w:p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48FB5465" w14:textId="77777777" w:rsidR="002A7F9E" w:rsidRDefault="002A7F9E" w:rsidP="002A7F9E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Después procedemos a generar el archivo </w:t>
      </w:r>
      <w:r w:rsidRPr="00E42833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.key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desde el archivo </w:t>
      </w:r>
      <w:r w:rsidRPr="00E42833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.pem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.</w:t>
      </w:r>
    </w:p>
    <w:p w14:paraId="6CE17F41" w14:textId="77777777" w:rsidR="002A7F9E" w:rsidRPr="000B00A2" w:rsidRDefault="002A7F9E" w:rsidP="002A7F9E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197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21DBD547" w14:textId="385C3484" w:rsidR="002A7F9E" w:rsidRDefault="002A7F9E" w:rsidP="002A7F9E">
      <w:pPr>
        <w:ind w:left="360"/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2A7F9E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1F54F676" wp14:editId="3FCF77CF">
            <wp:extent cx="5943600" cy="1463782"/>
            <wp:effectExtent l="0" t="0" r="0" b="3175"/>
            <wp:docPr id="80" name="Picture 80" descr="C:\Users\s3368663\Pictures\Screenpresso\Produccion\CertificadosProd\bit\Crowd\2017-07-06_13h25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3368663\Pictures\Screenpresso\Produccion\CertificadosProd\bit\Crowd\2017-07-06_13h25_0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D798" w14:textId="77777777" w:rsidR="002A7F9E" w:rsidRDefault="002A7F9E" w:rsidP="002A7F9E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3B088AAE" w14:textId="77777777" w:rsidR="002A7F9E" w:rsidRDefault="002A7F9E" w:rsidP="002A7F9E">
      <w:pPr>
        <w:rPr>
          <w:rFonts w:eastAsia="Times New Roman" w:cs="Times New Roman"/>
          <w:color w:val="000000"/>
          <w:kern w:val="0"/>
          <w:lang w:val="es-MX"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br w:type="page"/>
      </w:r>
    </w:p>
    <w:p w14:paraId="51BD1259" w14:textId="77777777" w:rsidR="002A7F9E" w:rsidRPr="007572C0" w:rsidRDefault="002A7F9E" w:rsidP="002A7F9E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lastRenderedPageBreak/>
        <w:t xml:space="preserve">El siguiente paso será crear el archivo </w:t>
      </w:r>
      <w:r w:rsidRPr="007572C0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.pfx</w:t>
      </w:r>
      <w:r w:rsidRPr="007572C0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para después generar el archivo </w:t>
      </w:r>
      <w:r w:rsidRPr="007572C0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.jks</w:t>
      </w:r>
      <w:r w:rsidRPr="007572C0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que se ocupara para indicar el certificado.</w:t>
      </w:r>
    </w:p>
    <w:p w14:paraId="5D75B1B4" w14:textId="77777777" w:rsidR="002A7F9E" w:rsidRPr="000B00A2" w:rsidRDefault="002A7F9E" w:rsidP="002A7F9E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198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072F2A46" w14:textId="4615F004" w:rsidR="002A7F9E" w:rsidRDefault="002A7F9E" w:rsidP="002A7F9E">
      <w:pPr>
        <w:ind w:left="360"/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2A7F9E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399BC3BB" wp14:editId="08567578">
            <wp:extent cx="5943600" cy="1540933"/>
            <wp:effectExtent l="0" t="0" r="0" b="2540"/>
            <wp:docPr id="83" name="Picture 83" descr="C:\Users\s3368663\Pictures\Screenpresso\Produccion\CertificadosProd\bit\Crowd\2017-07-06_13h30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3368663\Pictures\Screenpresso\Produccion\CertificadosProd\bit\Crowd\2017-07-06_13h30_3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577C7" w14:textId="77777777" w:rsidR="002A7F9E" w:rsidRDefault="002A7F9E" w:rsidP="002A7F9E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3080D78C" w14:textId="0D3DACD7" w:rsidR="002A7F9E" w:rsidRDefault="002A7F9E" w:rsidP="002A7F9E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Después indicaremos en el archivo </w:t>
      </w:r>
      <w:r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crowd.properties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</w:t>
      </w:r>
      <w:commentRangeStart w:id="199"/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la ubicación del certificado</w:t>
      </w:r>
      <w:commentRangeEnd w:id="199"/>
      <w:r w:rsidR="009D1126">
        <w:rPr>
          <w:rStyle w:val="CommentReference"/>
          <w:rFonts w:cstheme="majorBidi"/>
          <w:kern w:val="2"/>
          <w:lang w:val="en-US"/>
        </w:rPr>
        <w:commentReference w:id="199"/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y el puerto que se ocupara para el protocolo https.</w:t>
      </w:r>
    </w:p>
    <w:p w14:paraId="59D9EFEC" w14:textId="77777777" w:rsidR="002A7F9E" w:rsidRPr="000B00A2" w:rsidRDefault="002A7F9E" w:rsidP="002A7F9E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200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18D61750" w14:textId="5293F6FF" w:rsidR="002A7F9E" w:rsidRDefault="002A7F9E" w:rsidP="002A7F9E">
      <w:pPr>
        <w:ind w:left="360"/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2A7F9E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2325F33E" wp14:editId="24E5F318">
            <wp:extent cx="3638550" cy="1223374"/>
            <wp:effectExtent l="0" t="0" r="0" b="0"/>
            <wp:docPr id="185" name="Picture 185" descr="C:\Users\s3368663\Pictures\Screenpresso\Produccion\CertificadosProd\bit\Crowd\2017-07-06_15h35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3368663\Pictures\Screenpresso\Produccion\CertificadosProd\bit\Crowd\2017-07-06_15h35_5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226" cy="1230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92516" w14:textId="77777777" w:rsidR="002A7F9E" w:rsidRDefault="002A7F9E" w:rsidP="002A7F9E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5920B2B4" w14:textId="77777777" w:rsidR="002A7F9E" w:rsidRDefault="002A7F9E" w:rsidP="002A7F9E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Iniciaremos el servicio nuevamente.</w:t>
      </w:r>
    </w:p>
    <w:p w14:paraId="56748AF1" w14:textId="77777777" w:rsidR="002A7F9E" w:rsidRDefault="002A7F9E" w:rsidP="002A7F9E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50031A70" w14:textId="11777CDD" w:rsidR="002A7F9E" w:rsidRDefault="002A7F9E" w:rsidP="003B0ABC">
      <w:pPr>
        <w:ind w:left="720"/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221A2131" w14:textId="77777777" w:rsidR="002A7F9E" w:rsidRDefault="002A7F9E" w:rsidP="002A7F9E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5F781ADB" w14:textId="77777777" w:rsidR="002A7F9E" w:rsidRDefault="002A7F9E" w:rsidP="002A7F9E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Como último paso comprobaremos que el puerto se encuentre funcionando.</w:t>
      </w:r>
    </w:p>
    <w:p w14:paraId="1DAB3D65" w14:textId="77777777" w:rsidR="002A7F9E" w:rsidRPr="000B00A2" w:rsidRDefault="002A7F9E" w:rsidP="002A7F9E">
      <w:pPr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201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4D5F0C81" w14:textId="19702A0F" w:rsidR="002A7F9E" w:rsidRDefault="002A7F9E" w:rsidP="002A7F9E">
      <w:pPr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2A7F9E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7F0A35E5" wp14:editId="1B7E4135">
            <wp:extent cx="5105400" cy="2580518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1940" cy="258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3FF4" w14:textId="0AAE380F" w:rsidR="00E45969" w:rsidRPr="00BE2FB6" w:rsidRDefault="00E45969" w:rsidP="00E45969">
      <w:pPr>
        <w:pStyle w:val="Heading2"/>
        <w:jc w:val="both"/>
        <w:rPr>
          <w:lang w:val="es-MX"/>
        </w:rPr>
      </w:pPr>
      <w:bookmarkStart w:id="202" w:name="_Toc488084929"/>
      <w:r w:rsidRPr="00BE2FB6">
        <w:rPr>
          <w:lang w:val="es-MX"/>
        </w:rPr>
        <w:lastRenderedPageBreak/>
        <w:t xml:space="preserve">ATLASSIAN </w:t>
      </w:r>
      <w:r>
        <w:rPr>
          <w:lang w:val="es-MX"/>
        </w:rPr>
        <w:t xml:space="preserve">LDAP </w:t>
      </w:r>
      <w:r w:rsidRPr="00BE2FB6">
        <w:rPr>
          <w:lang w:val="es-MX"/>
        </w:rPr>
        <w:t>CROWD</w:t>
      </w:r>
      <w:bookmarkEnd w:id="202"/>
    </w:p>
    <w:p w14:paraId="6E8544C9" w14:textId="58A95FD4" w:rsidR="00E45969" w:rsidRDefault="00E45969" w:rsidP="00E45969">
      <w:pPr>
        <w:rPr>
          <w:lang w:val="es-MX"/>
        </w:rPr>
      </w:pPr>
      <w:r w:rsidRPr="00BE2FB6">
        <w:rPr>
          <w:lang w:val="es-MX"/>
        </w:rPr>
        <w:t xml:space="preserve">Los siguientes pasos son los que se deben de realizar para hacer la instalación de </w:t>
      </w:r>
      <w:r>
        <w:rPr>
          <w:lang w:val="es-MX"/>
        </w:rPr>
        <w:t xml:space="preserve">certificado </w:t>
      </w:r>
      <w:r w:rsidRPr="00200A83">
        <w:rPr>
          <w:b/>
          <w:lang w:val="es-MX"/>
        </w:rPr>
        <w:t>ssl</w:t>
      </w:r>
      <w:r>
        <w:rPr>
          <w:lang w:val="es-MX"/>
        </w:rPr>
        <w:t xml:space="preserve"> en </w:t>
      </w:r>
      <w:r w:rsidRPr="00BE2FB6">
        <w:rPr>
          <w:lang w:val="es-MX"/>
        </w:rPr>
        <w:t xml:space="preserve">la herramienta </w:t>
      </w:r>
      <w:r w:rsidRPr="00E45969">
        <w:rPr>
          <w:b/>
          <w:lang w:val="es-MX"/>
        </w:rPr>
        <w:t>LDAP</w:t>
      </w:r>
      <w:r>
        <w:rPr>
          <w:lang w:val="es-MX"/>
        </w:rPr>
        <w:t xml:space="preserve"> </w:t>
      </w:r>
      <w:r w:rsidRPr="00E45969">
        <w:rPr>
          <w:b/>
          <w:lang w:val="es-MX"/>
        </w:rPr>
        <w:t>Crowd</w:t>
      </w:r>
      <w:r>
        <w:rPr>
          <w:lang w:val="es-MX"/>
        </w:rPr>
        <w:t>.</w:t>
      </w:r>
    </w:p>
    <w:p w14:paraId="09ACC85C" w14:textId="77777777" w:rsidR="00E45969" w:rsidRDefault="00E45969" w:rsidP="00E45969">
      <w:pPr>
        <w:rPr>
          <w:lang w:val="es-MX"/>
        </w:rPr>
      </w:pPr>
    </w:p>
    <w:p w14:paraId="448F3648" w14:textId="77777777" w:rsidR="00E45969" w:rsidRDefault="00E45969" w:rsidP="00E45969">
      <w:pPr>
        <w:pStyle w:val="ListParagraph"/>
        <w:numPr>
          <w:ilvl w:val="0"/>
          <w:numId w:val="15"/>
        </w:numPr>
      </w:pPr>
      <w:r>
        <w:t>El primer paso es detener el servicio.</w:t>
      </w:r>
    </w:p>
    <w:p w14:paraId="45223F39" w14:textId="77777777" w:rsidR="00E45969" w:rsidRDefault="00E45969" w:rsidP="00E45969">
      <w:pPr>
        <w:pStyle w:val="ListParagraph"/>
      </w:pPr>
    </w:p>
    <w:p w14:paraId="4DE04A18" w14:textId="38116492" w:rsidR="00E45969" w:rsidRPr="000B00A2" w:rsidRDefault="00E45969" w:rsidP="00E45969">
      <w:pPr>
        <w:jc w:val="center"/>
        <w:rPr>
          <w:lang w:val="es-MX"/>
          <w:rPrChange w:id="203" w:author="TechMAdmin" w:date="2017-07-17T19:57:00Z">
            <w:rPr/>
          </w:rPrChange>
        </w:rPr>
      </w:pPr>
    </w:p>
    <w:p w14:paraId="30875323" w14:textId="77777777" w:rsidR="00E45969" w:rsidRPr="000B00A2" w:rsidRDefault="00E45969" w:rsidP="00E45969">
      <w:pPr>
        <w:rPr>
          <w:lang w:val="es-MX"/>
          <w:rPrChange w:id="204" w:author="TechMAdmin" w:date="2017-07-17T19:57:00Z">
            <w:rPr/>
          </w:rPrChange>
        </w:rPr>
      </w:pPr>
    </w:p>
    <w:p w14:paraId="426A32F9" w14:textId="16E3D73E" w:rsidR="00E45969" w:rsidRDefault="00CD25A1" w:rsidP="00CD25A1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Como el certificado ya fue realizado anteriormente para </w:t>
      </w:r>
      <w:r w:rsidRPr="00CD25A1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Crowd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solo copiaremos la carpeta </w:t>
      </w:r>
      <w:r w:rsidRPr="00CD25A1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 xml:space="preserve">cert 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en la Dirección donde está ubicado el LDAP.</w:t>
      </w:r>
    </w:p>
    <w:p w14:paraId="6D4620F7" w14:textId="77777777" w:rsidR="00CD25A1" w:rsidRPr="000B00A2" w:rsidRDefault="00CD25A1" w:rsidP="00CD25A1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205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1F7C548B" w14:textId="77777777" w:rsidR="00CD25A1" w:rsidRPr="000B00A2" w:rsidRDefault="00CD25A1" w:rsidP="00CD25A1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206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7FC408D2" w14:textId="0BF850AA" w:rsidR="00CD25A1" w:rsidRDefault="00CD25A1" w:rsidP="00CD25A1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Cambiaremos el usuario y grupo de la carpeta.</w:t>
      </w:r>
    </w:p>
    <w:p w14:paraId="503B379D" w14:textId="77777777" w:rsidR="00CD25A1" w:rsidRPr="000B00A2" w:rsidRDefault="00CD25A1" w:rsidP="00CD25A1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207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347485E8" w14:textId="47332D40" w:rsidR="00CD25A1" w:rsidRPr="00CD25A1" w:rsidRDefault="00CD25A1" w:rsidP="00CD25A1">
      <w:pPr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CD25A1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69D21A3F" wp14:editId="71846533">
            <wp:extent cx="5943600" cy="989074"/>
            <wp:effectExtent l="0" t="0" r="0" b="1905"/>
            <wp:docPr id="190" name="Picture 190" descr="C:\Users\s3368663\Pictures\Screenpresso\Produccion\CertificadosProd\bit\Crowd\2017-07-06_16h08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3368663\Pictures\Screenpresso\Produccion\CertificadosProd\bit\Crowd\2017-07-06_16h08_4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9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24D06" w14:textId="498742CD" w:rsidR="00E45969" w:rsidRDefault="00E45969" w:rsidP="00E45969">
      <w:pPr>
        <w:ind w:left="360"/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749AB939" w14:textId="39C9E934" w:rsidR="00E45969" w:rsidRDefault="00CD25A1" w:rsidP="00E45969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D</w:t>
      </w:r>
      <w:r w:rsidR="00E45969"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espués indicaremos en el archivo </w:t>
      </w:r>
      <w:r w:rsidR="00E45969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crowd</w:t>
      </w:r>
      <w:r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-ladap-server</w:t>
      </w:r>
      <w:r w:rsidR="00E45969">
        <w:rPr>
          <w:rFonts w:eastAsia="Times New Roman" w:cs="Times New Roman"/>
          <w:b/>
          <w:color w:val="000000"/>
          <w:kern w:val="0"/>
          <w:lang w:eastAsia="es-MX"/>
          <w14:ligatures w14:val="none"/>
        </w:rPr>
        <w:t>.properties</w:t>
      </w: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 xml:space="preserve"> la ubicación del certificado</w:t>
      </w:r>
      <w:r w:rsidR="00E45969">
        <w:rPr>
          <w:rFonts w:eastAsia="Times New Roman" w:cs="Times New Roman"/>
          <w:color w:val="000000"/>
          <w:kern w:val="0"/>
          <w:lang w:eastAsia="es-MX"/>
          <w14:ligatures w14:val="none"/>
        </w:rPr>
        <w:t>.</w:t>
      </w:r>
    </w:p>
    <w:p w14:paraId="6EC0BD49" w14:textId="77777777" w:rsidR="00E45969" w:rsidRPr="000B00A2" w:rsidRDefault="00E45969" w:rsidP="00E45969">
      <w:pPr>
        <w:ind w:left="360"/>
        <w:jc w:val="both"/>
        <w:rPr>
          <w:rFonts w:eastAsia="Times New Roman" w:cs="Times New Roman"/>
          <w:color w:val="000000"/>
          <w:kern w:val="0"/>
          <w:lang w:val="es-MX" w:eastAsia="es-MX"/>
          <w14:ligatures w14:val="none"/>
          <w:rPrChange w:id="208" w:author="TechMAdmin" w:date="2017-07-17T19:57:00Z">
            <w:rPr>
              <w:rFonts w:eastAsia="Times New Roman" w:cs="Times New Roman"/>
              <w:color w:val="000000"/>
              <w:kern w:val="0"/>
              <w:lang w:eastAsia="es-MX"/>
              <w14:ligatures w14:val="none"/>
            </w:rPr>
          </w:rPrChange>
        </w:rPr>
      </w:pPr>
    </w:p>
    <w:p w14:paraId="732A83D7" w14:textId="03135071" w:rsidR="00E45969" w:rsidRDefault="00CD25A1" w:rsidP="00CD25A1">
      <w:pPr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 w:rsidRPr="00CD25A1">
        <w:rPr>
          <w:rFonts w:eastAsia="Times New Roman" w:cs="Times New Roman"/>
          <w:noProof/>
          <w:color w:val="000000"/>
          <w:kern w:val="0"/>
          <w:lang w:val="es-MX" w:eastAsia="es-MX"/>
          <w14:ligatures w14:val="none"/>
        </w:rPr>
        <w:drawing>
          <wp:inline distT="0" distB="0" distL="0" distR="0" wp14:anchorId="267B87C8" wp14:editId="6BDA7D9A">
            <wp:extent cx="5943600" cy="1429857"/>
            <wp:effectExtent l="0" t="0" r="0" b="0"/>
            <wp:docPr id="191" name="Picture 191" descr="C:\Users\s3368663\Pictures\Screenpresso\Produccion\CertificadosProd\bit\Crowd\2017-07-06_16h00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3368663\Pictures\Screenpresso\Produccion\CertificadosProd\bit\Crowd\2017-07-06_16h00_28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0C5B8" w14:textId="77777777" w:rsidR="00E45969" w:rsidRDefault="00E45969" w:rsidP="00E45969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3B7DEC00" w14:textId="77777777" w:rsidR="00E45969" w:rsidRDefault="00E45969" w:rsidP="00E45969">
      <w:pPr>
        <w:pStyle w:val="ListParagraph"/>
        <w:numPr>
          <w:ilvl w:val="0"/>
          <w:numId w:val="15"/>
        </w:numPr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  <w:r>
        <w:rPr>
          <w:rFonts w:eastAsia="Times New Roman" w:cs="Times New Roman"/>
          <w:color w:val="000000"/>
          <w:kern w:val="0"/>
          <w:lang w:eastAsia="es-MX"/>
          <w14:ligatures w14:val="none"/>
        </w:rPr>
        <w:t>Iniciaremos el servicio nuevamente.</w:t>
      </w:r>
    </w:p>
    <w:p w14:paraId="68D392C4" w14:textId="77777777" w:rsidR="00E45969" w:rsidRDefault="00E45969" w:rsidP="00E45969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17B25015" w14:textId="77777777" w:rsidR="00E45969" w:rsidRDefault="00E45969" w:rsidP="00E45969">
      <w:pPr>
        <w:ind w:left="360"/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2EB6F82B" w14:textId="77777777" w:rsidR="00E45969" w:rsidRDefault="00E45969" w:rsidP="00E45969">
      <w:pPr>
        <w:ind w:left="360"/>
        <w:jc w:val="both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2208D9E3" w14:textId="3DC53134" w:rsidR="00E45969" w:rsidRPr="00735EA0" w:rsidRDefault="00E45969" w:rsidP="00E45969">
      <w:pPr>
        <w:jc w:val="center"/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1CBA2C39" w14:textId="77777777" w:rsidR="00E45969" w:rsidRPr="00735EA0" w:rsidRDefault="00E45969" w:rsidP="00E45969">
      <w:pPr>
        <w:rPr>
          <w:rFonts w:eastAsia="Times New Roman" w:cs="Times New Roman"/>
          <w:color w:val="000000"/>
          <w:kern w:val="0"/>
          <w:lang w:eastAsia="es-MX"/>
          <w14:ligatures w14:val="none"/>
        </w:rPr>
      </w:pPr>
    </w:p>
    <w:p w14:paraId="0421E76C" w14:textId="77777777" w:rsidR="00CD25A1" w:rsidRDefault="00CD25A1">
      <w:pPr>
        <w:rPr>
          <w:rFonts w:eastAsiaTheme="majorEastAsia"/>
          <w:b/>
          <w:color w:val="808080" w:themeColor="background1" w:themeShade="80"/>
          <w:sz w:val="32"/>
          <w:szCs w:val="26"/>
          <w:lang w:val="es-MX"/>
        </w:rPr>
      </w:pPr>
      <w:r>
        <w:rPr>
          <w:lang w:val="es-MX"/>
        </w:rPr>
        <w:br w:type="page"/>
      </w:r>
    </w:p>
    <w:p w14:paraId="2E4F9A7B" w14:textId="17F3EEEE" w:rsidR="00CD25A1" w:rsidRDefault="00CD25A1" w:rsidP="00CD25A1">
      <w:pPr>
        <w:pStyle w:val="Heading2"/>
        <w:jc w:val="both"/>
        <w:rPr>
          <w:lang w:val="es-MX"/>
        </w:rPr>
      </w:pPr>
      <w:bookmarkStart w:id="209" w:name="_Toc488084930"/>
      <w:r w:rsidRPr="00BE2FB6">
        <w:rPr>
          <w:lang w:val="es-MX"/>
        </w:rPr>
        <w:lastRenderedPageBreak/>
        <w:t>ATLASSIAN JIRA</w:t>
      </w:r>
      <w:bookmarkEnd w:id="209"/>
    </w:p>
    <w:p w14:paraId="3EE61F66" w14:textId="6C16E2D7" w:rsidR="00CD25A1" w:rsidRDefault="00CD25A1" w:rsidP="00CD25A1">
      <w:pPr>
        <w:jc w:val="both"/>
        <w:rPr>
          <w:lang w:val="es-MX"/>
        </w:rPr>
      </w:pPr>
      <w:r w:rsidRPr="00BE2FB6">
        <w:rPr>
          <w:lang w:val="es-MX"/>
        </w:rPr>
        <w:t>A continuación realizaremos la instalación de</w:t>
      </w:r>
      <w:r>
        <w:rPr>
          <w:lang w:val="es-MX"/>
        </w:rPr>
        <w:t xml:space="preserve">l certificado para la herramienta </w:t>
      </w:r>
      <w:r>
        <w:rPr>
          <w:b/>
          <w:lang w:val="es-MX"/>
        </w:rPr>
        <w:t xml:space="preserve">JIRA </w:t>
      </w:r>
      <w:r w:rsidRPr="00BE2FB6">
        <w:rPr>
          <w:lang w:val="es-MX"/>
        </w:rPr>
        <w:t>para ello realizaremos los siguientes pasos.</w:t>
      </w:r>
    </w:p>
    <w:p w14:paraId="2F290A97" w14:textId="77777777" w:rsidR="00572C86" w:rsidRDefault="00572C86" w:rsidP="00CD25A1">
      <w:pPr>
        <w:jc w:val="both"/>
        <w:rPr>
          <w:lang w:val="es-MX"/>
        </w:rPr>
      </w:pPr>
    </w:p>
    <w:p w14:paraId="08B0F368" w14:textId="5E0B0225" w:rsidR="00572C86" w:rsidRDefault="00572C86" w:rsidP="00572C86">
      <w:pPr>
        <w:pStyle w:val="ListParagraph"/>
        <w:numPr>
          <w:ilvl w:val="0"/>
          <w:numId w:val="15"/>
        </w:numPr>
        <w:jc w:val="both"/>
      </w:pPr>
      <w:r>
        <w:t>El primer paso es detener el servicio.</w:t>
      </w:r>
    </w:p>
    <w:p w14:paraId="48C8E521" w14:textId="77777777" w:rsidR="00572C86" w:rsidRPr="000B00A2" w:rsidRDefault="00572C86" w:rsidP="00572C86">
      <w:pPr>
        <w:jc w:val="both"/>
        <w:rPr>
          <w:lang w:val="es-MX"/>
          <w:rPrChange w:id="210" w:author="TechMAdmin" w:date="2017-07-17T19:57:00Z">
            <w:rPr/>
          </w:rPrChange>
        </w:rPr>
      </w:pPr>
    </w:p>
    <w:p w14:paraId="353D03A8" w14:textId="26C645EE" w:rsidR="00572C86" w:rsidRDefault="00572C86" w:rsidP="00572C86">
      <w:pPr>
        <w:jc w:val="center"/>
      </w:pPr>
      <w:r w:rsidRPr="00572C86">
        <w:rPr>
          <w:noProof/>
          <w:lang w:val="es-MX" w:eastAsia="es-MX"/>
        </w:rPr>
        <w:drawing>
          <wp:inline distT="0" distB="0" distL="0" distR="0" wp14:anchorId="1F7589D7" wp14:editId="7B35B06E">
            <wp:extent cx="4068820" cy="667020"/>
            <wp:effectExtent l="0" t="0" r="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8820" cy="6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560F" w14:textId="77777777" w:rsidR="00572C86" w:rsidRDefault="00572C86" w:rsidP="00572C86">
      <w:pPr>
        <w:jc w:val="center"/>
      </w:pPr>
    </w:p>
    <w:p w14:paraId="5043EBFA" w14:textId="7C7CCB55" w:rsidR="00572C86" w:rsidRDefault="00572C86" w:rsidP="00572C86">
      <w:pPr>
        <w:pStyle w:val="ListParagraph"/>
        <w:numPr>
          <w:ilvl w:val="0"/>
          <w:numId w:val="15"/>
        </w:numPr>
        <w:jc w:val="both"/>
      </w:pPr>
      <w:r>
        <w:t xml:space="preserve">Copiaremos los certificados previamente depositados en el servidor en la carpeta </w:t>
      </w:r>
      <w:commentRangeStart w:id="211"/>
      <w:r>
        <w:t>cert</w:t>
      </w:r>
      <w:commentRangeEnd w:id="211"/>
      <w:r w:rsidR="009D1126">
        <w:rPr>
          <w:rStyle w:val="CommentReference"/>
          <w:rFonts w:cstheme="majorBidi"/>
          <w:kern w:val="2"/>
          <w:lang w:val="en-US"/>
        </w:rPr>
        <w:commentReference w:id="211"/>
      </w:r>
      <w:r>
        <w:t>.</w:t>
      </w:r>
    </w:p>
    <w:p w14:paraId="5A91654D" w14:textId="77777777" w:rsidR="00572C86" w:rsidRPr="000B00A2" w:rsidRDefault="00572C86" w:rsidP="00572C86">
      <w:pPr>
        <w:jc w:val="both"/>
        <w:rPr>
          <w:lang w:val="es-MX"/>
          <w:rPrChange w:id="212" w:author="TechMAdmin" w:date="2017-07-17T19:57:00Z">
            <w:rPr/>
          </w:rPrChange>
        </w:rPr>
      </w:pPr>
    </w:p>
    <w:p w14:paraId="0B844A40" w14:textId="33681F04" w:rsidR="00572C86" w:rsidRDefault="00572C86" w:rsidP="00572C86">
      <w:pPr>
        <w:jc w:val="center"/>
      </w:pPr>
      <w:r w:rsidRPr="00572C86">
        <w:rPr>
          <w:noProof/>
          <w:lang w:val="es-MX" w:eastAsia="es-MX"/>
        </w:rPr>
        <w:drawing>
          <wp:inline distT="0" distB="0" distL="0" distR="0" wp14:anchorId="6171390E" wp14:editId="128F829B">
            <wp:extent cx="5943600" cy="1164367"/>
            <wp:effectExtent l="0" t="0" r="0" b="0"/>
            <wp:docPr id="193" name="Picture 193" descr="C:\Users\s3368663\Pictures\Screenpresso\Produccion\CertificadosProd\bit\Jira\2017-07-06_10h18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3368663\Pictures\Screenpresso\Produccion\CertificadosProd\bit\Jira\2017-07-06_10h18_2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23DD1" w14:textId="77777777" w:rsidR="00572C86" w:rsidRDefault="00572C86" w:rsidP="00572C86">
      <w:pPr>
        <w:jc w:val="center"/>
      </w:pPr>
    </w:p>
    <w:p w14:paraId="3DFFFF48" w14:textId="1E03156D" w:rsidR="00572C86" w:rsidRDefault="00572C86" w:rsidP="00572C86">
      <w:pPr>
        <w:pStyle w:val="ListParagraph"/>
        <w:numPr>
          <w:ilvl w:val="0"/>
          <w:numId w:val="15"/>
        </w:numPr>
        <w:jc w:val="both"/>
      </w:pPr>
      <w:r>
        <w:t xml:space="preserve">Cambiamos la extensión </w:t>
      </w:r>
      <w:r w:rsidRPr="00572C86">
        <w:rPr>
          <w:b/>
        </w:rPr>
        <w:t>.txt</w:t>
      </w:r>
      <w:r>
        <w:t xml:space="preserve"> a </w:t>
      </w:r>
      <w:r>
        <w:rPr>
          <w:b/>
        </w:rPr>
        <w:t>.c</w:t>
      </w:r>
      <w:r w:rsidRPr="00572C86">
        <w:rPr>
          <w:b/>
        </w:rPr>
        <w:t>rt</w:t>
      </w:r>
      <w:r>
        <w:t xml:space="preserve"> del certificado.</w:t>
      </w:r>
    </w:p>
    <w:p w14:paraId="20F2611C" w14:textId="77777777" w:rsidR="00572C86" w:rsidRPr="000B00A2" w:rsidRDefault="00572C86" w:rsidP="00572C86">
      <w:pPr>
        <w:jc w:val="both"/>
        <w:rPr>
          <w:lang w:val="es-MX"/>
          <w:rPrChange w:id="213" w:author="TechMAdmin" w:date="2017-07-17T19:57:00Z">
            <w:rPr/>
          </w:rPrChange>
        </w:rPr>
      </w:pPr>
    </w:p>
    <w:p w14:paraId="548FADC7" w14:textId="13E7E5FD" w:rsidR="00572C86" w:rsidRDefault="00572C86" w:rsidP="00572C86">
      <w:pPr>
        <w:jc w:val="center"/>
      </w:pPr>
      <w:r w:rsidRPr="00572C86">
        <w:rPr>
          <w:noProof/>
          <w:lang w:val="es-MX" w:eastAsia="es-MX"/>
        </w:rPr>
        <w:drawing>
          <wp:inline distT="0" distB="0" distL="0" distR="0" wp14:anchorId="07FC0342" wp14:editId="167E6488">
            <wp:extent cx="5943600" cy="946973"/>
            <wp:effectExtent l="0" t="0" r="0" b="5715"/>
            <wp:docPr id="202" name="Picture 202" descr="C:\Users\s3368663\Pictures\Screenpresso\Produccion\CertificadosProd\bit\Jira\2017-07-06_10h19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3368663\Pictures\Screenpresso\Produccion\CertificadosProd\bit\Jira\2017-07-06_10h19_0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6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37F5D" w14:textId="77777777" w:rsidR="00572C86" w:rsidRDefault="00572C86" w:rsidP="00572C86">
      <w:pPr>
        <w:jc w:val="center"/>
      </w:pPr>
    </w:p>
    <w:p w14:paraId="33EF1FC7" w14:textId="1BAD999D" w:rsidR="00572C86" w:rsidRPr="00572C86" w:rsidRDefault="00572C86" w:rsidP="00572C86">
      <w:pPr>
        <w:pStyle w:val="ListParagraph"/>
        <w:numPr>
          <w:ilvl w:val="0"/>
          <w:numId w:val="15"/>
        </w:numPr>
        <w:jc w:val="both"/>
      </w:pPr>
      <w:r>
        <w:t xml:space="preserve">Lo siguiente es crear el archivo </w:t>
      </w:r>
      <w:r w:rsidRPr="00572C86">
        <w:rPr>
          <w:b/>
        </w:rPr>
        <w:t>.key</w:t>
      </w:r>
      <w:r>
        <w:rPr>
          <w:b/>
        </w:rPr>
        <w:t xml:space="preserve"> </w:t>
      </w:r>
      <w:r w:rsidRPr="00572C86">
        <w:t>desde el</w:t>
      </w:r>
      <w:r>
        <w:rPr>
          <w:b/>
        </w:rPr>
        <w:t xml:space="preserve"> .pem.</w:t>
      </w:r>
    </w:p>
    <w:p w14:paraId="703AD295" w14:textId="77777777" w:rsidR="00572C86" w:rsidRPr="000B00A2" w:rsidRDefault="00572C86" w:rsidP="00572C86">
      <w:pPr>
        <w:jc w:val="both"/>
        <w:rPr>
          <w:lang w:val="es-MX"/>
          <w:rPrChange w:id="214" w:author="TechMAdmin" w:date="2017-07-17T19:57:00Z">
            <w:rPr/>
          </w:rPrChange>
        </w:rPr>
      </w:pPr>
    </w:p>
    <w:p w14:paraId="2B12E539" w14:textId="71D05726" w:rsidR="00572C86" w:rsidRDefault="00572C86" w:rsidP="00572C86">
      <w:pPr>
        <w:jc w:val="center"/>
      </w:pPr>
      <w:r w:rsidRPr="00572C86">
        <w:rPr>
          <w:noProof/>
          <w:lang w:val="es-MX" w:eastAsia="es-MX"/>
        </w:rPr>
        <w:drawing>
          <wp:inline distT="0" distB="0" distL="0" distR="0" wp14:anchorId="3A185D29" wp14:editId="6D27099D">
            <wp:extent cx="5943600" cy="1334926"/>
            <wp:effectExtent l="0" t="0" r="0" b="0"/>
            <wp:docPr id="224" name="Picture 224" descr="C:\Users\s3368663\Pictures\Screenpresso\Produccion\CertificadosProd\bit\Jira\2017-07-06_10h32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3368663\Pictures\Screenpresso\Produccion\CertificadosProd\bit\Jira\2017-07-06_10h32_0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B337" w14:textId="77777777" w:rsidR="00572C86" w:rsidRDefault="00572C86" w:rsidP="00572C86">
      <w:pPr>
        <w:jc w:val="center"/>
      </w:pPr>
    </w:p>
    <w:p w14:paraId="29C2E919" w14:textId="77777777" w:rsidR="00572C86" w:rsidRDefault="00572C86">
      <w:pPr>
        <w:rPr>
          <w:rFonts w:cstheme="minorBidi"/>
          <w:kern w:val="22"/>
          <w:lang w:val="es-MX"/>
        </w:rPr>
      </w:pPr>
      <w:r>
        <w:br w:type="page"/>
      </w:r>
    </w:p>
    <w:p w14:paraId="6CE2EA74" w14:textId="70C3FCB7" w:rsidR="00572C86" w:rsidRPr="00572C86" w:rsidRDefault="00572C86" w:rsidP="00572C86">
      <w:pPr>
        <w:pStyle w:val="ListParagraph"/>
        <w:numPr>
          <w:ilvl w:val="0"/>
          <w:numId w:val="15"/>
        </w:numPr>
        <w:jc w:val="both"/>
      </w:pPr>
      <w:r>
        <w:lastRenderedPageBreak/>
        <w:t xml:space="preserve">Después creamos el archivo </w:t>
      </w:r>
      <w:r w:rsidRPr="00572C86">
        <w:rPr>
          <w:b/>
        </w:rPr>
        <w:t>.pfx</w:t>
      </w:r>
      <w:r>
        <w:t xml:space="preserve"> con el archivo </w:t>
      </w:r>
      <w:r w:rsidRPr="00572C86">
        <w:rPr>
          <w:b/>
        </w:rPr>
        <w:t>.key</w:t>
      </w:r>
      <w:r>
        <w:t xml:space="preserve"> y el archivo </w:t>
      </w:r>
      <w:r w:rsidRPr="00572C86">
        <w:rPr>
          <w:b/>
        </w:rPr>
        <w:t>.crt</w:t>
      </w:r>
      <w:r>
        <w:rPr>
          <w:b/>
        </w:rPr>
        <w:t>.</w:t>
      </w:r>
    </w:p>
    <w:p w14:paraId="6CBC1115" w14:textId="77777777" w:rsidR="00572C86" w:rsidRPr="000B00A2" w:rsidRDefault="00572C86" w:rsidP="00572C86">
      <w:pPr>
        <w:jc w:val="both"/>
        <w:rPr>
          <w:lang w:val="es-MX"/>
          <w:rPrChange w:id="215" w:author="TechMAdmin" w:date="2017-07-17T19:57:00Z">
            <w:rPr/>
          </w:rPrChange>
        </w:rPr>
      </w:pPr>
    </w:p>
    <w:p w14:paraId="79BCCFB5" w14:textId="41DAF620" w:rsidR="00572C86" w:rsidRDefault="00572C86" w:rsidP="00572C86">
      <w:pPr>
        <w:jc w:val="center"/>
      </w:pPr>
      <w:r w:rsidRPr="00572C86">
        <w:rPr>
          <w:noProof/>
          <w:lang w:val="es-MX" w:eastAsia="es-MX"/>
        </w:rPr>
        <w:drawing>
          <wp:inline distT="0" distB="0" distL="0" distR="0" wp14:anchorId="0493ECD3" wp14:editId="7FBF80FA">
            <wp:extent cx="5943600" cy="1123158"/>
            <wp:effectExtent l="0" t="0" r="0" b="1270"/>
            <wp:docPr id="238" name="Picture 238" descr="C:\Users\s3368663\Pictures\Screenpresso\Produccion\CertificadosProd\bit\Jira\2017-07-06_10h37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3368663\Pictures\Screenpresso\Produccion\CertificadosProd\bit\Jira\2017-07-06_10h37_3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53E39" w14:textId="77777777" w:rsidR="00572C86" w:rsidRDefault="00572C86" w:rsidP="00572C86">
      <w:pPr>
        <w:jc w:val="center"/>
      </w:pPr>
    </w:p>
    <w:p w14:paraId="5EFC0DB7" w14:textId="48DE2839" w:rsidR="00572C86" w:rsidRDefault="00572C86" w:rsidP="00572C86">
      <w:pPr>
        <w:pStyle w:val="ListParagraph"/>
        <w:numPr>
          <w:ilvl w:val="0"/>
          <w:numId w:val="15"/>
        </w:numPr>
        <w:jc w:val="both"/>
      </w:pPr>
      <w:r>
        <w:t xml:space="preserve">El siguiente paso es crear el archivo </w:t>
      </w:r>
      <w:r w:rsidRPr="00572C86">
        <w:rPr>
          <w:b/>
        </w:rPr>
        <w:t>.jks</w:t>
      </w:r>
      <w:r>
        <w:t xml:space="preserve"> desde el archivo </w:t>
      </w:r>
      <w:r w:rsidRPr="00572C86">
        <w:rPr>
          <w:b/>
        </w:rPr>
        <w:t>.pfx</w:t>
      </w:r>
      <w:r>
        <w:t>.</w:t>
      </w:r>
    </w:p>
    <w:p w14:paraId="0DBA013B" w14:textId="77777777" w:rsidR="00572C86" w:rsidRPr="000B00A2" w:rsidRDefault="00572C86" w:rsidP="00572C86">
      <w:pPr>
        <w:jc w:val="both"/>
        <w:rPr>
          <w:lang w:val="es-MX"/>
          <w:rPrChange w:id="216" w:author="TechMAdmin" w:date="2017-07-17T19:57:00Z">
            <w:rPr/>
          </w:rPrChange>
        </w:rPr>
      </w:pPr>
    </w:p>
    <w:p w14:paraId="3A4AEC6B" w14:textId="0D844074" w:rsidR="00572C86" w:rsidRDefault="00572C86" w:rsidP="00572C86">
      <w:pPr>
        <w:jc w:val="center"/>
      </w:pPr>
      <w:r w:rsidRPr="00572C86">
        <w:rPr>
          <w:noProof/>
          <w:lang w:val="es-MX" w:eastAsia="es-MX"/>
        </w:rPr>
        <w:drawing>
          <wp:inline distT="0" distB="0" distL="0" distR="0" wp14:anchorId="12E90D45" wp14:editId="44B01E31">
            <wp:extent cx="5943600" cy="1476504"/>
            <wp:effectExtent l="0" t="0" r="0" b="9525"/>
            <wp:docPr id="239" name="Picture 239" descr="C:\Users\s3368663\Pictures\Screenpresso\Produccion\CertificadosProd\bit\Jira\2017-07-06_10h48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3368663\Pictures\Screenpresso\Produccion\CertificadosProd\bit\Jira\2017-07-06_10h48_4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328A6" w14:textId="77777777" w:rsidR="00572C86" w:rsidRDefault="00572C86" w:rsidP="00572C86">
      <w:pPr>
        <w:jc w:val="center"/>
      </w:pPr>
    </w:p>
    <w:p w14:paraId="73FC9059" w14:textId="6F78A8F9" w:rsidR="00572C86" w:rsidRDefault="00173D73" w:rsidP="00173D73">
      <w:pPr>
        <w:pStyle w:val="ListParagraph"/>
        <w:numPr>
          <w:ilvl w:val="0"/>
          <w:numId w:val="15"/>
        </w:numPr>
        <w:jc w:val="both"/>
      </w:pPr>
      <w:r>
        <w:t xml:space="preserve">Ahora modificaremos el archivo </w:t>
      </w:r>
      <w:commentRangeStart w:id="217"/>
      <w:r w:rsidRPr="008F1B0F">
        <w:rPr>
          <w:b/>
        </w:rPr>
        <w:t>server.xml</w:t>
      </w:r>
      <w:commentRangeEnd w:id="217"/>
      <w:r w:rsidR="009D1126">
        <w:rPr>
          <w:rStyle w:val="CommentReference"/>
          <w:rFonts w:cstheme="majorBidi"/>
          <w:kern w:val="2"/>
          <w:lang w:val="en-US"/>
        </w:rPr>
        <w:commentReference w:id="217"/>
      </w:r>
      <w:r>
        <w:t xml:space="preserve"> e indicaremos la ubicación del certificado y el </w:t>
      </w:r>
      <w:commentRangeStart w:id="218"/>
      <w:r>
        <w:t>puerto</w:t>
      </w:r>
      <w:commentRangeEnd w:id="218"/>
      <w:r w:rsidR="009D1126">
        <w:rPr>
          <w:rStyle w:val="CommentReference"/>
          <w:rFonts w:cstheme="majorBidi"/>
          <w:kern w:val="2"/>
          <w:lang w:val="en-US"/>
        </w:rPr>
        <w:commentReference w:id="218"/>
      </w:r>
      <w:r>
        <w:t>.</w:t>
      </w:r>
    </w:p>
    <w:p w14:paraId="0080FD0E" w14:textId="77777777" w:rsidR="00173D73" w:rsidRPr="000B00A2" w:rsidRDefault="00173D73" w:rsidP="00173D73">
      <w:pPr>
        <w:jc w:val="both"/>
        <w:rPr>
          <w:lang w:val="es-MX"/>
          <w:rPrChange w:id="219" w:author="TechMAdmin" w:date="2017-07-17T19:57:00Z">
            <w:rPr/>
          </w:rPrChange>
        </w:rPr>
      </w:pPr>
    </w:p>
    <w:p w14:paraId="2B86349F" w14:textId="12E742D2" w:rsidR="00173D73" w:rsidRDefault="00173D73" w:rsidP="00173D73">
      <w:pPr>
        <w:jc w:val="center"/>
      </w:pPr>
      <w:r w:rsidRPr="00173D73">
        <w:rPr>
          <w:noProof/>
          <w:lang w:val="es-MX" w:eastAsia="es-MX"/>
        </w:rPr>
        <w:drawing>
          <wp:inline distT="0" distB="0" distL="0" distR="0" wp14:anchorId="4CFB2E28" wp14:editId="666E390A">
            <wp:extent cx="5943600" cy="1003935"/>
            <wp:effectExtent l="0" t="0" r="0" b="571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CA56" w14:textId="77777777" w:rsidR="008F1B0F" w:rsidRPr="008F1B0F" w:rsidRDefault="008F1B0F" w:rsidP="00173D73">
      <w:pPr>
        <w:jc w:val="center"/>
        <w:rPr>
          <w:lang w:val="es-MX"/>
        </w:rPr>
      </w:pPr>
    </w:p>
    <w:p w14:paraId="54324A31" w14:textId="77777777" w:rsidR="005B4CF8" w:rsidRPr="008F1B0F" w:rsidRDefault="005B4CF8" w:rsidP="005B4CF8">
      <w:pPr>
        <w:pStyle w:val="ListParagraph"/>
        <w:numPr>
          <w:ilvl w:val="0"/>
          <w:numId w:val="15"/>
        </w:numPr>
        <w:jc w:val="both"/>
      </w:pPr>
      <w:r w:rsidRPr="008F1B0F">
        <w:t xml:space="preserve">El siguiente paso será la integración de la herramienta con su base de datos para esto tomaremos el </w:t>
      </w:r>
      <w:r w:rsidRPr="008F1B0F">
        <w:rPr>
          <w:b/>
        </w:rPr>
        <w:t>.crt</w:t>
      </w:r>
      <w:r w:rsidRPr="008F1B0F">
        <w:t xml:space="preserve"> de la base de datos y lo depositaremos en el servidor</w:t>
      </w:r>
      <w:r>
        <w:t xml:space="preserve">. Despues </w:t>
      </w:r>
      <w:r w:rsidRPr="008F1B0F">
        <w:t xml:space="preserve"> </w:t>
      </w:r>
      <w:r>
        <w:t xml:space="preserve">crearemos el archivo </w:t>
      </w:r>
      <w:r w:rsidRPr="005B4CF8">
        <w:rPr>
          <w:b/>
        </w:rPr>
        <w:t>.der</w:t>
      </w:r>
      <w:r>
        <w:t xml:space="preserve"> con el comando </w:t>
      </w:r>
      <w:commentRangeStart w:id="220"/>
      <w:r w:rsidRPr="005B4CF8">
        <w:rPr>
          <w:b/>
        </w:rPr>
        <w:t>openssl x509 -in server.crt -out server.crt.der</w:t>
      </w:r>
      <w:r w:rsidRPr="005B4CF8">
        <w:t xml:space="preserve"> -outform der</w:t>
      </w:r>
      <w:commentRangeEnd w:id="220"/>
      <w:r w:rsidR="009D1126">
        <w:rPr>
          <w:rStyle w:val="CommentReference"/>
          <w:rFonts w:cstheme="majorBidi"/>
          <w:kern w:val="2"/>
          <w:lang w:val="en-US"/>
        </w:rPr>
        <w:commentReference w:id="220"/>
      </w:r>
      <w:r>
        <w:rPr>
          <w:b/>
        </w:rPr>
        <w:t xml:space="preserve"> </w:t>
      </w:r>
      <w:r w:rsidRPr="008F1B0F">
        <w:t>y con el comando</w:t>
      </w:r>
      <w:r w:rsidRPr="008F1B0F">
        <w:rPr>
          <w:b/>
        </w:rPr>
        <w:t xml:space="preserve"> keytool -v -importkeystore -srckeystore </w:t>
      </w:r>
      <w:r w:rsidRPr="005B4CF8">
        <w:rPr>
          <w:b/>
        </w:rPr>
        <w:t>server.crt.der</w:t>
      </w:r>
      <w:r w:rsidRPr="008F1B0F">
        <w:rPr>
          <w:b/>
        </w:rPr>
        <w:t xml:space="preserve"> -srcstoretype JKS -destkeystore jira.keystore -deststoretype JKS</w:t>
      </w:r>
      <w:r w:rsidRPr="008F1B0F">
        <w:t xml:space="preserve"> crearemos el archivo </w:t>
      </w:r>
      <w:r w:rsidRPr="008F1B0F">
        <w:rPr>
          <w:b/>
        </w:rPr>
        <w:t xml:space="preserve">.keystore </w:t>
      </w:r>
      <w:r w:rsidRPr="008F1B0F">
        <w:t>de la misma manera se integraran todas las herramientas con las que esté integrada la herramienta.</w:t>
      </w:r>
    </w:p>
    <w:p w14:paraId="41978FD9" w14:textId="77777777" w:rsidR="008F1B0F" w:rsidRPr="000B00A2" w:rsidRDefault="008F1B0F" w:rsidP="008F1B0F">
      <w:pPr>
        <w:jc w:val="both"/>
        <w:rPr>
          <w:lang w:val="es-MX"/>
          <w:rPrChange w:id="221" w:author="TechMAdmin" w:date="2017-07-17T19:57:00Z">
            <w:rPr/>
          </w:rPrChange>
        </w:rPr>
      </w:pPr>
    </w:p>
    <w:p w14:paraId="0A545B68" w14:textId="027CB196" w:rsidR="008F1B0F" w:rsidRDefault="008F1B0F" w:rsidP="008F1B0F">
      <w:pPr>
        <w:jc w:val="center"/>
      </w:pPr>
      <w:r w:rsidRPr="008F1B0F">
        <w:rPr>
          <w:noProof/>
          <w:lang w:val="es-MX" w:eastAsia="es-MX"/>
        </w:rPr>
        <w:drawing>
          <wp:inline distT="0" distB="0" distL="0" distR="0" wp14:anchorId="04B584B6" wp14:editId="264BF462">
            <wp:extent cx="5943600" cy="337185"/>
            <wp:effectExtent l="0" t="0" r="0" b="571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67D9A" w14:textId="77777777" w:rsidR="000B527B" w:rsidRDefault="000B527B" w:rsidP="008F1B0F">
      <w:pPr>
        <w:jc w:val="center"/>
      </w:pPr>
    </w:p>
    <w:p w14:paraId="6B2D2ACD" w14:textId="568F17AA" w:rsidR="000B527B" w:rsidRDefault="000B527B" w:rsidP="000B527B">
      <w:pPr>
        <w:pStyle w:val="ListParagraph"/>
        <w:numPr>
          <w:ilvl w:val="0"/>
          <w:numId w:val="15"/>
        </w:numPr>
        <w:jc w:val="both"/>
      </w:pPr>
      <w:r>
        <w:t xml:space="preserve">Ahora indicaremos el lugar del </w:t>
      </w:r>
      <w:commentRangeStart w:id="222"/>
      <w:r>
        <w:t xml:space="preserve">certificado </w:t>
      </w:r>
      <w:commentRangeEnd w:id="222"/>
      <w:r w:rsidR="008B3213">
        <w:rPr>
          <w:rStyle w:val="CommentReference"/>
          <w:rFonts w:cstheme="majorBidi"/>
          <w:kern w:val="2"/>
          <w:lang w:val="en-US"/>
        </w:rPr>
        <w:commentReference w:id="222"/>
      </w:r>
      <w:r>
        <w:t xml:space="preserve">en el archivo </w:t>
      </w:r>
      <w:r w:rsidRPr="000B527B">
        <w:t>catalina.sh</w:t>
      </w:r>
    </w:p>
    <w:p w14:paraId="032D7350" w14:textId="77777777" w:rsidR="000B527B" w:rsidRPr="000B00A2" w:rsidRDefault="000B527B" w:rsidP="000B527B">
      <w:pPr>
        <w:jc w:val="both"/>
        <w:rPr>
          <w:lang w:val="es-MX"/>
          <w:rPrChange w:id="223" w:author="TechMAdmin" w:date="2017-07-17T19:57:00Z">
            <w:rPr/>
          </w:rPrChange>
        </w:rPr>
      </w:pPr>
    </w:p>
    <w:p w14:paraId="32C30DE9" w14:textId="64BC9D94" w:rsidR="000B527B" w:rsidRDefault="000B527B" w:rsidP="000B527B">
      <w:pPr>
        <w:jc w:val="both"/>
      </w:pPr>
      <w:r w:rsidRPr="000B527B">
        <w:rPr>
          <w:noProof/>
          <w:lang w:val="es-MX" w:eastAsia="es-MX"/>
        </w:rPr>
        <w:drawing>
          <wp:inline distT="0" distB="0" distL="0" distR="0" wp14:anchorId="74FE5F6D" wp14:editId="08B9E53B">
            <wp:extent cx="5936640" cy="194310"/>
            <wp:effectExtent l="0" t="0" r="6985" b="0"/>
            <wp:docPr id="243" name="Picture 243" descr="C:\Users\s3368663\Pictures\Screenpresso\Produccion\CertificadosProd\bit\Jira\2017-07-07_16h37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3368663\Pictures\Screenpresso\Produccion\CertificadosProd\bit\Jira\2017-07-07_16h37_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66"/>
                    <a:stretch/>
                  </pic:blipFill>
                  <pic:spPr bwMode="auto">
                    <a:xfrm>
                      <a:off x="0" y="0"/>
                      <a:ext cx="5943600" cy="1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A81D" w14:textId="77777777" w:rsidR="008F1B0F" w:rsidRDefault="008F1B0F" w:rsidP="008F1B0F">
      <w:pPr>
        <w:jc w:val="center"/>
      </w:pPr>
    </w:p>
    <w:p w14:paraId="6E621679" w14:textId="77777777" w:rsidR="000B527B" w:rsidRDefault="000B527B">
      <w:pPr>
        <w:rPr>
          <w:rFonts w:cstheme="minorBidi"/>
          <w:kern w:val="22"/>
          <w:lang w:val="es-MX"/>
        </w:rPr>
      </w:pPr>
      <w:r>
        <w:lastRenderedPageBreak/>
        <w:br w:type="page"/>
      </w:r>
    </w:p>
    <w:p w14:paraId="5E9BD070" w14:textId="373B9246" w:rsidR="000B527B" w:rsidRDefault="000B527B" w:rsidP="000B527B">
      <w:pPr>
        <w:pStyle w:val="ListParagraph"/>
        <w:numPr>
          <w:ilvl w:val="0"/>
          <w:numId w:val="15"/>
        </w:numPr>
        <w:jc w:val="both"/>
      </w:pPr>
      <w:r>
        <w:lastRenderedPageBreak/>
        <w:t xml:space="preserve">Lo siguiente será indicar en el archivo  </w:t>
      </w:r>
      <w:commentRangeStart w:id="224"/>
      <w:r w:rsidRPr="000B527B">
        <w:t>dbconfig.xml</w:t>
      </w:r>
      <w:commentRangeEnd w:id="224"/>
      <w:r w:rsidR="008B3213">
        <w:rPr>
          <w:rStyle w:val="CommentReference"/>
          <w:rFonts w:cstheme="majorBidi"/>
          <w:kern w:val="2"/>
          <w:lang w:val="en-US"/>
        </w:rPr>
        <w:commentReference w:id="224"/>
      </w:r>
    </w:p>
    <w:p w14:paraId="3440B040" w14:textId="77777777" w:rsidR="000B527B" w:rsidRPr="000B00A2" w:rsidRDefault="000B527B" w:rsidP="000B527B">
      <w:pPr>
        <w:jc w:val="both"/>
        <w:rPr>
          <w:lang w:val="es-MX"/>
          <w:rPrChange w:id="225" w:author="TechMAdmin" w:date="2017-07-17T19:57:00Z">
            <w:rPr/>
          </w:rPrChange>
        </w:rPr>
      </w:pPr>
    </w:p>
    <w:p w14:paraId="2AB29646" w14:textId="240DFCD8" w:rsidR="000B527B" w:rsidRDefault="000B527B" w:rsidP="000B527B">
      <w:pPr>
        <w:jc w:val="center"/>
      </w:pPr>
      <w:r w:rsidRPr="000B527B">
        <w:rPr>
          <w:noProof/>
          <w:lang w:val="es-MX" w:eastAsia="es-MX"/>
        </w:rPr>
        <w:drawing>
          <wp:inline distT="0" distB="0" distL="0" distR="0" wp14:anchorId="7B5692C1" wp14:editId="38D0AF31">
            <wp:extent cx="5943600" cy="2952223"/>
            <wp:effectExtent l="0" t="0" r="0" b="635"/>
            <wp:docPr id="265" name="Picture 265" descr="C:\Users\s3368663\Pictures\Screenpresso\Produccion\CertificadosProd\bit\Jira\2017-07-07_17h06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3368663\Pictures\Screenpresso\Produccion\CertificadosProd\bit\Jira\2017-07-07_17h06_0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DACF7" w14:textId="77777777" w:rsidR="000B527B" w:rsidRDefault="000B527B" w:rsidP="000B527B">
      <w:pPr>
        <w:jc w:val="center"/>
      </w:pPr>
    </w:p>
    <w:p w14:paraId="7C9A69C2" w14:textId="060BF2C4" w:rsidR="008F1B0F" w:rsidRDefault="008F1B0F" w:rsidP="008F1B0F">
      <w:pPr>
        <w:pStyle w:val="ListParagraph"/>
        <w:numPr>
          <w:ilvl w:val="0"/>
          <w:numId w:val="15"/>
        </w:numPr>
        <w:jc w:val="both"/>
      </w:pPr>
      <w:r w:rsidRPr="008F1B0F">
        <w:t>Después iniciaremos el servicio y comprobaremos el funcionamiento de la herramienta.</w:t>
      </w:r>
    </w:p>
    <w:p w14:paraId="67A945C2" w14:textId="77777777" w:rsidR="008F1B0F" w:rsidRPr="000B00A2" w:rsidRDefault="008F1B0F" w:rsidP="008F1B0F">
      <w:pPr>
        <w:jc w:val="both"/>
        <w:rPr>
          <w:lang w:val="es-MX"/>
          <w:rPrChange w:id="226" w:author="TechMAdmin" w:date="2017-07-17T19:57:00Z">
            <w:rPr/>
          </w:rPrChange>
        </w:rPr>
      </w:pPr>
    </w:p>
    <w:p w14:paraId="353E7469" w14:textId="1D648801" w:rsidR="008F1B0F" w:rsidRDefault="008F1B0F" w:rsidP="008F1B0F">
      <w:pPr>
        <w:jc w:val="center"/>
      </w:pPr>
      <w:r w:rsidRPr="008F1B0F">
        <w:rPr>
          <w:noProof/>
          <w:lang w:val="es-MX" w:eastAsia="es-MX"/>
        </w:rPr>
        <w:drawing>
          <wp:inline distT="0" distB="0" distL="0" distR="0" wp14:anchorId="34C23F98" wp14:editId="1B0E6AA9">
            <wp:extent cx="4106935" cy="304923"/>
            <wp:effectExtent l="0" t="0" r="8255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06935" cy="3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90F7" w14:textId="77777777" w:rsidR="008F1B0F" w:rsidRDefault="008F1B0F" w:rsidP="008F1B0F">
      <w:pPr>
        <w:jc w:val="center"/>
      </w:pPr>
    </w:p>
    <w:p w14:paraId="448EA19C" w14:textId="2D7035B6" w:rsidR="008F1B0F" w:rsidRDefault="00927F50" w:rsidP="008F1B0F">
      <w:pPr>
        <w:jc w:val="center"/>
      </w:pPr>
      <w:r w:rsidRPr="00927F50">
        <w:rPr>
          <w:noProof/>
          <w:lang w:val="es-MX" w:eastAsia="es-MX"/>
        </w:rPr>
        <w:drawing>
          <wp:inline distT="0" distB="0" distL="0" distR="0" wp14:anchorId="44C94AEE" wp14:editId="2AE6EF95">
            <wp:extent cx="2446317" cy="1550250"/>
            <wp:effectExtent l="0" t="0" r="0" b="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1755" cy="156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213">
        <w:rPr>
          <w:rStyle w:val="CommentReference"/>
        </w:rPr>
        <w:commentReference w:id="227"/>
      </w:r>
    </w:p>
    <w:p w14:paraId="7881E35E" w14:textId="77777777" w:rsidR="00927F50" w:rsidRDefault="00927F50" w:rsidP="008F1B0F">
      <w:pPr>
        <w:jc w:val="center"/>
      </w:pPr>
    </w:p>
    <w:p w14:paraId="29FC8EDA" w14:textId="77777777" w:rsidR="00927F50" w:rsidRPr="008F1B0F" w:rsidRDefault="00927F50" w:rsidP="008F1B0F">
      <w:pPr>
        <w:jc w:val="center"/>
      </w:pPr>
    </w:p>
    <w:p w14:paraId="29C19AA0" w14:textId="77777777" w:rsidR="00173D73" w:rsidRDefault="00173D73" w:rsidP="00173D73">
      <w:pPr>
        <w:jc w:val="both"/>
      </w:pPr>
    </w:p>
    <w:p w14:paraId="2EC615B4" w14:textId="77777777" w:rsidR="00173D73" w:rsidRDefault="00173D73" w:rsidP="00173D73">
      <w:pPr>
        <w:jc w:val="both"/>
      </w:pPr>
    </w:p>
    <w:p w14:paraId="06A70E02" w14:textId="77777777" w:rsidR="00572C86" w:rsidRDefault="00572C86" w:rsidP="00572C86">
      <w:pPr>
        <w:jc w:val="center"/>
      </w:pPr>
    </w:p>
    <w:p w14:paraId="51D1251D" w14:textId="77777777" w:rsidR="00572C86" w:rsidRDefault="00572C86" w:rsidP="00572C86">
      <w:pPr>
        <w:jc w:val="center"/>
      </w:pPr>
    </w:p>
    <w:p w14:paraId="5F89A0D3" w14:textId="77777777" w:rsidR="00572C86" w:rsidRDefault="00572C86" w:rsidP="00572C86">
      <w:pPr>
        <w:jc w:val="center"/>
      </w:pPr>
    </w:p>
    <w:p w14:paraId="3DEBAFF2" w14:textId="77777777" w:rsidR="00572C86" w:rsidRDefault="00572C86" w:rsidP="00572C86">
      <w:pPr>
        <w:jc w:val="center"/>
      </w:pPr>
    </w:p>
    <w:p w14:paraId="15C9A2F8" w14:textId="77777777" w:rsidR="00572C86" w:rsidRDefault="00572C86" w:rsidP="00572C86">
      <w:pPr>
        <w:jc w:val="center"/>
      </w:pPr>
    </w:p>
    <w:p w14:paraId="737DC594" w14:textId="77777777" w:rsidR="00572C86" w:rsidRDefault="00572C86" w:rsidP="00572C86">
      <w:pPr>
        <w:jc w:val="center"/>
      </w:pPr>
    </w:p>
    <w:p w14:paraId="3B11B587" w14:textId="77777777" w:rsidR="00572C86" w:rsidRDefault="00572C86" w:rsidP="00572C86">
      <w:pPr>
        <w:jc w:val="center"/>
      </w:pPr>
    </w:p>
    <w:p w14:paraId="316DD223" w14:textId="77777777" w:rsidR="00572C86" w:rsidRDefault="00572C86" w:rsidP="00572C86">
      <w:pPr>
        <w:jc w:val="center"/>
      </w:pPr>
    </w:p>
    <w:p w14:paraId="43855EAC" w14:textId="470ED5D7" w:rsidR="00927F50" w:rsidRDefault="00927F50" w:rsidP="00927F50">
      <w:pPr>
        <w:pStyle w:val="Heading2"/>
        <w:jc w:val="both"/>
        <w:rPr>
          <w:lang w:val="es-MX"/>
        </w:rPr>
      </w:pPr>
      <w:bookmarkStart w:id="228" w:name="_Toc488084931"/>
      <w:r>
        <w:rPr>
          <w:lang w:val="es-MX"/>
        </w:rPr>
        <w:lastRenderedPageBreak/>
        <w:t xml:space="preserve">ATLASSIAN </w:t>
      </w:r>
      <w:r w:rsidRPr="00BE2FB6">
        <w:rPr>
          <w:lang w:val="es-MX"/>
        </w:rPr>
        <w:t>CONFLUENCE</w:t>
      </w:r>
      <w:bookmarkEnd w:id="228"/>
    </w:p>
    <w:p w14:paraId="4EC4DDEC" w14:textId="5FCFDDBA" w:rsidR="00927F50" w:rsidRDefault="00927F50" w:rsidP="00927F50">
      <w:pPr>
        <w:jc w:val="both"/>
        <w:rPr>
          <w:lang w:val="es-MX"/>
        </w:rPr>
      </w:pPr>
      <w:r w:rsidRPr="00BE2FB6">
        <w:rPr>
          <w:lang w:val="es-MX"/>
        </w:rPr>
        <w:t>A continuación realizaremos la instalación de</w:t>
      </w:r>
      <w:r>
        <w:rPr>
          <w:lang w:val="es-MX"/>
        </w:rPr>
        <w:t>l certificado</w:t>
      </w:r>
      <w:ins w:id="229" w:author="TechMAdmin" w:date="2017-07-17T21:09:00Z">
        <w:r w:rsidR="008B3213">
          <w:rPr>
            <w:lang w:val="es-MX"/>
          </w:rPr>
          <w:t>.</w:t>
        </w:r>
      </w:ins>
      <w:r>
        <w:rPr>
          <w:lang w:val="es-MX"/>
        </w:rPr>
        <w:t xml:space="preserve"> </w:t>
      </w:r>
    </w:p>
    <w:p w14:paraId="4074DFA8" w14:textId="77777777" w:rsidR="00927F50" w:rsidRDefault="00927F50" w:rsidP="00927F50">
      <w:pPr>
        <w:jc w:val="both"/>
        <w:rPr>
          <w:lang w:val="es-MX"/>
        </w:rPr>
      </w:pPr>
    </w:p>
    <w:p w14:paraId="71827508" w14:textId="77777777" w:rsidR="00927F50" w:rsidRDefault="00927F50" w:rsidP="00927F50">
      <w:pPr>
        <w:pStyle w:val="ListParagraph"/>
        <w:numPr>
          <w:ilvl w:val="0"/>
          <w:numId w:val="15"/>
        </w:numPr>
        <w:jc w:val="both"/>
      </w:pPr>
      <w:r>
        <w:t>El primer paso es detener el servicio.</w:t>
      </w:r>
    </w:p>
    <w:p w14:paraId="34D0ACFE" w14:textId="77777777" w:rsidR="00927F50" w:rsidRPr="000B00A2" w:rsidRDefault="00927F50" w:rsidP="00927F50">
      <w:pPr>
        <w:jc w:val="both"/>
        <w:rPr>
          <w:lang w:val="es-MX"/>
          <w:rPrChange w:id="230" w:author="TechMAdmin" w:date="2017-07-17T19:57:00Z">
            <w:rPr/>
          </w:rPrChange>
        </w:rPr>
      </w:pPr>
    </w:p>
    <w:p w14:paraId="44895421" w14:textId="6B6BDAE0" w:rsidR="00927F50" w:rsidRDefault="00927F50" w:rsidP="00927F50">
      <w:pPr>
        <w:jc w:val="center"/>
      </w:pPr>
      <w:r w:rsidRPr="00927F50">
        <w:rPr>
          <w:noProof/>
          <w:lang w:val="es-MX" w:eastAsia="es-MX"/>
        </w:rPr>
        <w:drawing>
          <wp:inline distT="0" distB="0" distL="0" distR="0" wp14:anchorId="4395F1DE" wp14:editId="5CAFD347">
            <wp:extent cx="5943600" cy="572471"/>
            <wp:effectExtent l="0" t="0" r="0" b="0"/>
            <wp:docPr id="279" name="Picture 279" descr="C:\Users\s3368663\Pictures\Screenpresso\Produccion\CertificadosProd\bit\Confluence cert\2017-07-05_20h22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3368663\Pictures\Screenpresso\Produccion\CertificadosProd\bit\Confluence cert\2017-07-05_20h22_27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D573E" w14:textId="77777777" w:rsidR="00927F50" w:rsidRDefault="00927F50" w:rsidP="00927F50">
      <w:pPr>
        <w:jc w:val="center"/>
      </w:pPr>
    </w:p>
    <w:p w14:paraId="45D54BE1" w14:textId="77777777" w:rsidR="00927F50" w:rsidRDefault="00927F50" w:rsidP="00927F50">
      <w:pPr>
        <w:pStyle w:val="ListParagraph"/>
        <w:numPr>
          <w:ilvl w:val="0"/>
          <w:numId w:val="15"/>
        </w:numPr>
        <w:jc w:val="both"/>
      </w:pPr>
      <w:r>
        <w:t xml:space="preserve">Cambiamos la extensión </w:t>
      </w:r>
      <w:r w:rsidRPr="00572C86">
        <w:rPr>
          <w:b/>
        </w:rPr>
        <w:t>.txt</w:t>
      </w:r>
      <w:r>
        <w:t xml:space="preserve"> a </w:t>
      </w:r>
      <w:r>
        <w:rPr>
          <w:b/>
        </w:rPr>
        <w:t>.c</w:t>
      </w:r>
      <w:r w:rsidRPr="00572C86">
        <w:rPr>
          <w:b/>
        </w:rPr>
        <w:t>rt</w:t>
      </w:r>
      <w:r>
        <w:t xml:space="preserve"> del certificado.</w:t>
      </w:r>
    </w:p>
    <w:p w14:paraId="22CCCD22" w14:textId="77777777" w:rsidR="00927F50" w:rsidRPr="000B00A2" w:rsidRDefault="00927F50" w:rsidP="00927F50">
      <w:pPr>
        <w:jc w:val="both"/>
        <w:rPr>
          <w:lang w:val="es-MX"/>
          <w:rPrChange w:id="231" w:author="TechMAdmin" w:date="2017-07-17T19:57:00Z">
            <w:rPr/>
          </w:rPrChange>
        </w:rPr>
      </w:pPr>
    </w:p>
    <w:p w14:paraId="25E65563" w14:textId="0ACDFB11" w:rsidR="00927F50" w:rsidRDefault="00927F50" w:rsidP="00927F50">
      <w:pPr>
        <w:jc w:val="center"/>
      </w:pPr>
      <w:r w:rsidRPr="00927F50">
        <w:rPr>
          <w:noProof/>
          <w:lang w:val="es-MX" w:eastAsia="es-MX"/>
        </w:rPr>
        <w:drawing>
          <wp:inline distT="0" distB="0" distL="0" distR="0" wp14:anchorId="7827DEC9" wp14:editId="7FE3A34B">
            <wp:extent cx="5943600" cy="1125986"/>
            <wp:effectExtent l="0" t="0" r="0" b="0"/>
            <wp:docPr id="280" name="Picture 280" descr="C:\Users\s3368663\Pictures\Screenpresso\Produccion\CertificadosProd\bit\Confluence cert\2017-07-05_19h58_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3368663\Pictures\Screenpresso\Produccion\CertificadosProd\bit\Confluence cert\2017-07-05_19h58_3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5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8E1C" w14:textId="77777777" w:rsidR="00927F50" w:rsidRDefault="00927F50" w:rsidP="00927F50">
      <w:pPr>
        <w:jc w:val="center"/>
      </w:pPr>
    </w:p>
    <w:p w14:paraId="4966852A" w14:textId="77777777" w:rsidR="00927F50" w:rsidRPr="00572C86" w:rsidRDefault="00927F50" w:rsidP="00927F50">
      <w:pPr>
        <w:pStyle w:val="ListParagraph"/>
        <w:numPr>
          <w:ilvl w:val="0"/>
          <w:numId w:val="15"/>
        </w:numPr>
        <w:jc w:val="both"/>
      </w:pPr>
      <w:r>
        <w:t xml:space="preserve">Lo siguiente es crear el archivo </w:t>
      </w:r>
      <w:r w:rsidRPr="00572C86">
        <w:rPr>
          <w:b/>
        </w:rPr>
        <w:t>.key</w:t>
      </w:r>
      <w:r>
        <w:rPr>
          <w:b/>
        </w:rPr>
        <w:t xml:space="preserve"> </w:t>
      </w:r>
      <w:r w:rsidRPr="00572C86">
        <w:t>desde el</w:t>
      </w:r>
      <w:r>
        <w:rPr>
          <w:b/>
        </w:rPr>
        <w:t xml:space="preserve"> .pem.</w:t>
      </w:r>
    </w:p>
    <w:p w14:paraId="7D0F708C" w14:textId="77777777" w:rsidR="00927F50" w:rsidRPr="000B00A2" w:rsidRDefault="00927F50" w:rsidP="00927F50">
      <w:pPr>
        <w:jc w:val="both"/>
        <w:rPr>
          <w:lang w:val="es-MX"/>
          <w:rPrChange w:id="232" w:author="TechMAdmin" w:date="2017-07-17T19:57:00Z">
            <w:rPr/>
          </w:rPrChange>
        </w:rPr>
      </w:pPr>
    </w:p>
    <w:p w14:paraId="545DB853" w14:textId="70F97D60" w:rsidR="00927F50" w:rsidRDefault="00927F50" w:rsidP="00927F50">
      <w:pPr>
        <w:jc w:val="center"/>
      </w:pPr>
      <w:r w:rsidRPr="00927F50">
        <w:rPr>
          <w:noProof/>
          <w:lang w:val="es-MX" w:eastAsia="es-MX"/>
        </w:rPr>
        <w:drawing>
          <wp:inline distT="0" distB="0" distL="0" distR="0" wp14:anchorId="4B35DF4D" wp14:editId="477ADEF8">
            <wp:extent cx="5943600" cy="377249"/>
            <wp:effectExtent l="0" t="0" r="0" b="3810"/>
            <wp:docPr id="281" name="Picture 281" descr="C:\Users\s3368663\Pictures\Screenpresso\Produccion\CertificadosProd\bit\Confluence cert\2017-07-05_20h17_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3368663\Pictures\Screenpresso\Produccion\CertificadosProd\bit\Confluence cert\2017-07-05_20h17_27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51F98" w14:textId="77777777" w:rsidR="00927F50" w:rsidRDefault="00927F50" w:rsidP="00927F50">
      <w:pPr>
        <w:jc w:val="center"/>
      </w:pPr>
    </w:p>
    <w:p w14:paraId="2F9986CE" w14:textId="5FCD2BC3" w:rsidR="00927F50" w:rsidRPr="00572C86" w:rsidRDefault="00927F50" w:rsidP="00927F50">
      <w:pPr>
        <w:pStyle w:val="ListParagraph"/>
        <w:numPr>
          <w:ilvl w:val="0"/>
          <w:numId w:val="15"/>
        </w:numPr>
      </w:pPr>
      <w:r>
        <w:t xml:space="preserve">Después creamos el archivo </w:t>
      </w:r>
      <w:r w:rsidRPr="00927F50">
        <w:rPr>
          <w:b/>
        </w:rPr>
        <w:t>.pfx</w:t>
      </w:r>
      <w:r>
        <w:t xml:space="preserve"> con el archivo </w:t>
      </w:r>
      <w:r w:rsidRPr="00927F50">
        <w:rPr>
          <w:b/>
        </w:rPr>
        <w:t>.key</w:t>
      </w:r>
      <w:r>
        <w:t xml:space="preserve"> y el archivo </w:t>
      </w:r>
      <w:r w:rsidRPr="00927F50">
        <w:rPr>
          <w:b/>
        </w:rPr>
        <w:t>.crt.</w:t>
      </w:r>
    </w:p>
    <w:p w14:paraId="2FD54F13" w14:textId="77777777" w:rsidR="00927F50" w:rsidRPr="000B00A2" w:rsidRDefault="00927F50" w:rsidP="00927F50">
      <w:pPr>
        <w:jc w:val="both"/>
        <w:rPr>
          <w:lang w:val="es-MX"/>
          <w:rPrChange w:id="233" w:author="TechMAdmin" w:date="2017-07-17T19:57:00Z">
            <w:rPr/>
          </w:rPrChange>
        </w:rPr>
      </w:pPr>
    </w:p>
    <w:p w14:paraId="25475542" w14:textId="102400C1" w:rsidR="00927F50" w:rsidRDefault="00927F50" w:rsidP="00927F50">
      <w:pPr>
        <w:jc w:val="center"/>
      </w:pPr>
      <w:r w:rsidRPr="00927F50">
        <w:rPr>
          <w:noProof/>
          <w:lang w:val="es-MX" w:eastAsia="es-MX"/>
        </w:rPr>
        <w:drawing>
          <wp:inline distT="0" distB="0" distL="0" distR="0" wp14:anchorId="70449C80" wp14:editId="08FE2EC5">
            <wp:extent cx="5943600" cy="1067488"/>
            <wp:effectExtent l="0" t="0" r="0" b="0"/>
            <wp:docPr id="282" name="Picture 282" descr="C:\Users\s3368663\Pictures\Screenpresso\Produccion\CertificadosProd\bit\Confluence cert\2017-07-05_20h18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3368663\Pictures\Screenpresso\Produccion\CertificadosProd\bit\Confluence cert\2017-07-05_20h18_4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9826" w14:textId="77777777" w:rsidR="00927F50" w:rsidRDefault="00927F50" w:rsidP="00927F50">
      <w:pPr>
        <w:jc w:val="center"/>
      </w:pPr>
    </w:p>
    <w:p w14:paraId="4851DFEF" w14:textId="77777777" w:rsidR="00927F50" w:rsidRDefault="00927F50">
      <w:pPr>
        <w:rPr>
          <w:rFonts w:cstheme="minorBidi"/>
          <w:kern w:val="22"/>
          <w:lang w:val="es-MX"/>
        </w:rPr>
      </w:pPr>
      <w:r>
        <w:br w:type="page"/>
      </w:r>
    </w:p>
    <w:p w14:paraId="2B3FB51C" w14:textId="1A54F544" w:rsidR="00927F50" w:rsidRDefault="00927F50" w:rsidP="00927F50">
      <w:pPr>
        <w:pStyle w:val="ListParagraph"/>
        <w:numPr>
          <w:ilvl w:val="0"/>
          <w:numId w:val="15"/>
        </w:numPr>
        <w:jc w:val="both"/>
      </w:pPr>
      <w:r>
        <w:lastRenderedPageBreak/>
        <w:t xml:space="preserve">El siguiente paso es crear el archivo </w:t>
      </w:r>
      <w:r w:rsidRPr="00572C86">
        <w:rPr>
          <w:b/>
        </w:rPr>
        <w:t>.jks</w:t>
      </w:r>
      <w:r>
        <w:t xml:space="preserve"> desde el archivo </w:t>
      </w:r>
      <w:r w:rsidRPr="00572C86">
        <w:rPr>
          <w:b/>
        </w:rPr>
        <w:t>.pfx</w:t>
      </w:r>
      <w:r>
        <w:t>.</w:t>
      </w:r>
    </w:p>
    <w:p w14:paraId="4613BBB4" w14:textId="77777777" w:rsidR="00927F50" w:rsidRPr="000B00A2" w:rsidRDefault="00927F50" w:rsidP="00927F50">
      <w:pPr>
        <w:jc w:val="both"/>
        <w:rPr>
          <w:lang w:val="es-MX"/>
          <w:rPrChange w:id="234" w:author="TechMAdmin" w:date="2017-07-17T19:57:00Z">
            <w:rPr/>
          </w:rPrChange>
        </w:rPr>
      </w:pPr>
    </w:p>
    <w:p w14:paraId="7E14BBA2" w14:textId="20AD2AAF" w:rsidR="00927F50" w:rsidRDefault="00927F50" w:rsidP="00927F50">
      <w:pPr>
        <w:jc w:val="center"/>
      </w:pPr>
      <w:r w:rsidRPr="00927F50">
        <w:rPr>
          <w:noProof/>
          <w:lang w:val="es-MX" w:eastAsia="es-MX"/>
        </w:rPr>
        <w:drawing>
          <wp:inline distT="0" distB="0" distL="0" distR="0" wp14:anchorId="1CC89D24" wp14:editId="782729A0">
            <wp:extent cx="5943600" cy="739600"/>
            <wp:effectExtent l="0" t="0" r="0" b="3810"/>
            <wp:docPr id="283" name="Picture 283" descr="C:\Users\s3368663\Pictures\Screenpresso\Produccion\CertificadosProd\bit\Confluence cert\2017-07-05_20h19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3368663\Pictures\Screenpresso\Produccion\CertificadosProd\bit\Confluence cert\2017-07-05_20h19_04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4D451" w14:textId="77777777" w:rsidR="00927F50" w:rsidRDefault="00927F50" w:rsidP="00927F50">
      <w:pPr>
        <w:jc w:val="center"/>
      </w:pPr>
    </w:p>
    <w:p w14:paraId="0CBDC309" w14:textId="14F1C18A" w:rsidR="00927F50" w:rsidRDefault="00927F50" w:rsidP="00927F50">
      <w:pPr>
        <w:pStyle w:val="ListParagraph"/>
        <w:numPr>
          <w:ilvl w:val="0"/>
          <w:numId w:val="15"/>
        </w:numPr>
        <w:jc w:val="both"/>
      </w:pPr>
      <w:r>
        <w:t xml:space="preserve">Ahora cambiaremos los el usuario y grupo de la </w:t>
      </w:r>
      <w:commentRangeStart w:id="235"/>
      <w:r>
        <w:t xml:space="preserve">carpeta </w:t>
      </w:r>
      <w:commentRangeEnd w:id="235"/>
      <w:r w:rsidR="008B3213">
        <w:rPr>
          <w:rStyle w:val="CommentReference"/>
          <w:rFonts w:cstheme="majorBidi"/>
          <w:kern w:val="2"/>
          <w:lang w:val="en-US"/>
        </w:rPr>
        <w:commentReference w:id="235"/>
      </w:r>
      <w:r>
        <w:t>cert.</w:t>
      </w:r>
    </w:p>
    <w:p w14:paraId="4FCA0A16" w14:textId="77777777" w:rsidR="00927F50" w:rsidRPr="000B00A2" w:rsidRDefault="00927F50" w:rsidP="00927F50">
      <w:pPr>
        <w:jc w:val="both"/>
        <w:rPr>
          <w:lang w:val="es-MX"/>
          <w:rPrChange w:id="236" w:author="TechMAdmin" w:date="2017-07-17T19:57:00Z">
            <w:rPr/>
          </w:rPrChange>
        </w:rPr>
      </w:pPr>
    </w:p>
    <w:p w14:paraId="54A68F12" w14:textId="3DC50CC7" w:rsidR="00927F50" w:rsidRDefault="00927F50" w:rsidP="00927F50">
      <w:pPr>
        <w:jc w:val="center"/>
      </w:pPr>
      <w:r w:rsidRPr="00927F50">
        <w:rPr>
          <w:noProof/>
          <w:lang w:val="es-MX" w:eastAsia="es-MX"/>
        </w:rPr>
        <w:drawing>
          <wp:inline distT="0" distB="0" distL="0" distR="0" wp14:anchorId="04688BE4" wp14:editId="1AE0D12B">
            <wp:extent cx="5457825" cy="1933575"/>
            <wp:effectExtent l="0" t="0" r="9525" b="9525"/>
            <wp:docPr id="284" name="Picture 284" descr="C:\Users\s3368663\Pictures\Screenpresso\Produccion\CertificadosProd\bit\Confluence cert\2017-07-05_20h20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3368663\Pictures\Screenpresso\Produccion\CertificadosProd\bit\Confluence cert\2017-07-05_20h20_5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F2E7C" w14:textId="77777777" w:rsidR="00927F50" w:rsidRDefault="00927F50" w:rsidP="00927F50">
      <w:pPr>
        <w:jc w:val="center"/>
      </w:pPr>
    </w:p>
    <w:p w14:paraId="505735F8" w14:textId="77777777" w:rsidR="00927F50" w:rsidRDefault="00927F50" w:rsidP="00927F50">
      <w:pPr>
        <w:pStyle w:val="ListParagraph"/>
        <w:numPr>
          <w:ilvl w:val="0"/>
          <w:numId w:val="15"/>
        </w:numPr>
        <w:jc w:val="both"/>
      </w:pPr>
      <w:r>
        <w:t xml:space="preserve">Ahora modificaremos el archivo </w:t>
      </w:r>
      <w:commentRangeStart w:id="237"/>
      <w:r w:rsidRPr="008F1B0F">
        <w:rPr>
          <w:b/>
        </w:rPr>
        <w:t>server.xml</w:t>
      </w:r>
      <w:commentRangeEnd w:id="237"/>
      <w:r w:rsidR="008B3213">
        <w:rPr>
          <w:rStyle w:val="CommentReference"/>
          <w:rFonts w:cstheme="majorBidi"/>
          <w:kern w:val="2"/>
          <w:lang w:val="en-US"/>
        </w:rPr>
        <w:commentReference w:id="237"/>
      </w:r>
      <w:r>
        <w:t xml:space="preserve"> e indicaremos la ubicación del certificado y el puerto.</w:t>
      </w:r>
    </w:p>
    <w:p w14:paraId="3CBE4CBA" w14:textId="77777777" w:rsidR="00927F50" w:rsidRPr="000B00A2" w:rsidRDefault="00927F50" w:rsidP="00927F50">
      <w:pPr>
        <w:jc w:val="both"/>
        <w:rPr>
          <w:lang w:val="es-MX"/>
          <w:rPrChange w:id="238" w:author="TechMAdmin" w:date="2017-07-17T19:57:00Z">
            <w:rPr/>
          </w:rPrChange>
        </w:rPr>
      </w:pPr>
    </w:p>
    <w:p w14:paraId="6B92490B" w14:textId="1DFDF46F" w:rsidR="00927F50" w:rsidRDefault="00927F50" w:rsidP="00927F50">
      <w:pPr>
        <w:jc w:val="center"/>
      </w:pPr>
      <w:r w:rsidRPr="00927F50">
        <w:rPr>
          <w:noProof/>
          <w:lang w:val="es-MX" w:eastAsia="es-MX"/>
        </w:rPr>
        <w:drawing>
          <wp:inline distT="0" distB="0" distL="0" distR="0" wp14:anchorId="1B0A4B2F" wp14:editId="72CE51C0">
            <wp:extent cx="5943182" cy="1066165"/>
            <wp:effectExtent l="0" t="0" r="635" b="635"/>
            <wp:docPr id="287" name="Picture 287" descr="C:\Users\s3368663\Pictures\Screenpresso\Produccion\CertificadosProd\bit\Confluence cert\2017-07-05_20h33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3368663\Pictures\Screenpresso\Produccion\CertificadosProd\bit\Confluence cert\2017-07-05_20h33_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93"/>
                    <a:stretch/>
                  </pic:blipFill>
                  <pic:spPr bwMode="auto">
                    <a:xfrm>
                      <a:off x="0" y="0"/>
                      <a:ext cx="5943600" cy="10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92427" w14:textId="77777777" w:rsidR="00927F50" w:rsidRPr="008F1B0F" w:rsidRDefault="00927F50" w:rsidP="00927F50">
      <w:pPr>
        <w:jc w:val="center"/>
        <w:rPr>
          <w:lang w:val="es-MX"/>
        </w:rPr>
      </w:pPr>
    </w:p>
    <w:p w14:paraId="07BCE16F" w14:textId="48329989" w:rsidR="00927F50" w:rsidRPr="008F1B0F" w:rsidRDefault="00927F50" w:rsidP="005B4CF8">
      <w:pPr>
        <w:pStyle w:val="ListParagraph"/>
        <w:numPr>
          <w:ilvl w:val="0"/>
          <w:numId w:val="15"/>
        </w:numPr>
        <w:jc w:val="both"/>
      </w:pPr>
      <w:r w:rsidRPr="008F1B0F">
        <w:t xml:space="preserve">El siguiente paso será la integración de la herramienta con su base de datos para esto tomaremos el </w:t>
      </w:r>
      <w:r w:rsidRPr="008F1B0F">
        <w:rPr>
          <w:b/>
        </w:rPr>
        <w:t>.crt</w:t>
      </w:r>
      <w:r w:rsidRPr="008F1B0F">
        <w:t xml:space="preserve"> de la base de datos y lo depositaremos en el servidor</w:t>
      </w:r>
      <w:r w:rsidR="005B4CF8">
        <w:t xml:space="preserve">. Despues </w:t>
      </w:r>
      <w:r w:rsidRPr="008F1B0F">
        <w:t xml:space="preserve"> </w:t>
      </w:r>
      <w:r w:rsidR="005B4CF8">
        <w:t xml:space="preserve">crearemos el archivo </w:t>
      </w:r>
      <w:r w:rsidR="005B4CF8" w:rsidRPr="005B4CF8">
        <w:rPr>
          <w:b/>
        </w:rPr>
        <w:t>.der</w:t>
      </w:r>
      <w:r w:rsidR="005B4CF8">
        <w:t xml:space="preserve"> con el comando </w:t>
      </w:r>
      <w:commentRangeStart w:id="239"/>
      <w:r w:rsidR="005B4CF8" w:rsidRPr="005B4CF8">
        <w:rPr>
          <w:b/>
        </w:rPr>
        <w:t>openssl x509 -in server.crt -out server.crt.der</w:t>
      </w:r>
      <w:r w:rsidR="005B4CF8" w:rsidRPr="005B4CF8">
        <w:t xml:space="preserve"> -outform der</w:t>
      </w:r>
      <w:commentRangeEnd w:id="239"/>
      <w:r w:rsidR="008B3213">
        <w:rPr>
          <w:rStyle w:val="CommentReference"/>
          <w:rFonts w:cstheme="majorBidi"/>
          <w:kern w:val="2"/>
          <w:lang w:val="en-US"/>
        </w:rPr>
        <w:commentReference w:id="239"/>
      </w:r>
      <w:r w:rsidR="005B4CF8">
        <w:rPr>
          <w:b/>
        </w:rPr>
        <w:t xml:space="preserve"> </w:t>
      </w:r>
      <w:r w:rsidRPr="008F1B0F">
        <w:t>y con el comando</w:t>
      </w:r>
      <w:r w:rsidRPr="008F1B0F">
        <w:rPr>
          <w:b/>
        </w:rPr>
        <w:t xml:space="preserve"> keytool -v -importkeystore -srckeystore </w:t>
      </w:r>
      <w:r w:rsidR="005B4CF8" w:rsidRPr="005B4CF8">
        <w:rPr>
          <w:b/>
        </w:rPr>
        <w:t>server.crt.der</w:t>
      </w:r>
      <w:r w:rsidRPr="008F1B0F">
        <w:rPr>
          <w:b/>
        </w:rPr>
        <w:t xml:space="preserve"> -srcstoretype JKS -destkeystore jira.keystore -deststoretype JKS</w:t>
      </w:r>
      <w:r w:rsidRPr="008F1B0F">
        <w:t xml:space="preserve"> crearemos el archivo </w:t>
      </w:r>
      <w:r w:rsidRPr="008F1B0F">
        <w:rPr>
          <w:b/>
        </w:rPr>
        <w:t xml:space="preserve">.keystore </w:t>
      </w:r>
      <w:r w:rsidRPr="008F1B0F">
        <w:t>de la misma manera se integraran todas las herramientas con las que esté integrada la herramienta.</w:t>
      </w:r>
    </w:p>
    <w:p w14:paraId="74211D10" w14:textId="77777777" w:rsidR="00927F50" w:rsidRPr="000B00A2" w:rsidRDefault="00927F50" w:rsidP="00927F50">
      <w:pPr>
        <w:jc w:val="both"/>
        <w:rPr>
          <w:lang w:val="es-MX"/>
          <w:rPrChange w:id="240" w:author="TechMAdmin" w:date="2017-07-17T19:57:00Z">
            <w:rPr/>
          </w:rPrChange>
        </w:rPr>
      </w:pPr>
    </w:p>
    <w:p w14:paraId="3564E26E" w14:textId="1C68393D" w:rsidR="00927F50" w:rsidRDefault="005B4CF8" w:rsidP="00927F50">
      <w:pPr>
        <w:jc w:val="center"/>
      </w:pPr>
      <w:r w:rsidRPr="005B4CF8">
        <w:rPr>
          <w:noProof/>
          <w:lang w:val="es-MX" w:eastAsia="es-MX"/>
        </w:rPr>
        <w:lastRenderedPageBreak/>
        <w:drawing>
          <wp:inline distT="0" distB="0" distL="0" distR="0" wp14:anchorId="7C87B5BA" wp14:editId="7BFC189B">
            <wp:extent cx="5943600" cy="1328179"/>
            <wp:effectExtent l="0" t="0" r="0" b="5715"/>
            <wp:docPr id="291" name="Picture 291" descr="C:\Users\s3368663\Pictures\Screenpresso\Produccion\CertificadosProd\bit\Keystore Confluence\2017-07-10_11h35_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3368663\Pictures\Screenpresso\Produccion\CertificadosProd\bit\Keystore Confluence\2017-07-10_11h35_21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F53EC" w14:textId="77777777" w:rsidR="00927F50" w:rsidRDefault="00927F50" w:rsidP="00927F50">
      <w:pPr>
        <w:jc w:val="center"/>
      </w:pPr>
    </w:p>
    <w:p w14:paraId="50538D41" w14:textId="77777777" w:rsidR="00927F50" w:rsidRDefault="00927F50" w:rsidP="00927F50">
      <w:pPr>
        <w:pStyle w:val="ListParagraph"/>
        <w:numPr>
          <w:ilvl w:val="0"/>
          <w:numId w:val="15"/>
        </w:numPr>
        <w:jc w:val="both"/>
      </w:pPr>
      <w:r>
        <w:t xml:space="preserve">Ahora indicaremos el lugar del certificado en el archivo </w:t>
      </w:r>
      <w:commentRangeStart w:id="241"/>
      <w:r w:rsidRPr="00655562">
        <w:rPr>
          <w:b/>
          <w:rPrChange w:id="242" w:author="TechMAdmin" w:date="2017-07-17T21:18:00Z">
            <w:rPr/>
          </w:rPrChange>
        </w:rPr>
        <w:t>catalina.sh</w:t>
      </w:r>
      <w:commentRangeEnd w:id="241"/>
      <w:r w:rsidR="00655562" w:rsidRPr="00655562">
        <w:rPr>
          <w:rStyle w:val="CommentReference"/>
          <w:rFonts w:cstheme="majorBidi"/>
          <w:b/>
          <w:kern w:val="2"/>
          <w:lang w:val="en-US"/>
          <w:rPrChange w:id="243" w:author="TechMAdmin" w:date="2017-07-17T21:18:00Z">
            <w:rPr>
              <w:rStyle w:val="CommentReference"/>
              <w:rFonts w:cstheme="majorBidi"/>
              <w:kern w:val="2"/>
              <w:lang w:val="en-US"/>
            </w:rPr>
          </w:rPrChange>
        </w:rPr>
        <w:commentReference w:id="241"/>
      </w:r>
    </w:p>
    <w:p w14:paraId="305ECEA8" w14:textId="77777777" w:rsidR="00927F50" w:rsidRPr="000B00A2" w:rsidRDefault="00927F50" w:rsidP="00927F50">
      <w:pPr>
        <w:jc w:val="both"/>
        <w:rPr>
          <w:lang w:val="es-MX"/>
          <w:rPrChange w:id="244" w:author="TechMAdmin" w:date="2017-07-17T19:57:00Z">
            <w:rPr/>
          </w:rPrChange>
        </w:rPr>
      </w:pPr>
    </w:p>
    <w:p w14:paraId="402AC6EB" w14:textId="16BABE50" w:rsidR="00927F50" w:rsidRDefault="005B4CF8" w:rsidP="00927F50">
      <w:pPr>
        <w:jc w:val="both"/>
      </w:pPr>
      <w:r w:rsidRPr="005B4CF8">
        <w:rPr>
          <w:noProof/>
          <w:lang w:val="es-MX" w:eastAsia="es-MX"/>
        </w:rPr>
        <w:drawing>
          <wp:inline distT="0" distB="0" distL="0" distR="0" wp14:anchorId="30ADF2CA" wp14:editId="5EB3800A">
            <wp:extent cx="5943600" cy="481914"/>
            <wp:effectExtent l="0" t="0" r="0" b="0"/>
            <wp:docPr id="292" name="Picture 292" descr="C:\Users\s3368663\Pictures\Screenpresso\Produccion\CertificadosProd\bit\Keystore Confluence\2017-07-10_11h56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3368663\Pictures\Screenpresso\Produccion\CertificadosProd\bit\Keystore Confluence\2017-07-10_11h56_41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7F50" w:rsidRPr="000B527B">
        <w:rPr>
          <w:noProof/>
          <w:lang w:val="es-MX" w:eastAsia="es-MX"/>
        </w:rPr>
        <w:drawing>
          <wp:inline distT="0" distB="0" distL="0" distR="0" wp14:anchorId="5BCF4037" wp14:editId="38DF6861">
            <wp:extent cx="5936640" cy="194310"/>
            <wp:effectExtent l="0" t="0" r="6985" b="0"/>
            <wp:docPr id="275" name="Picture 275" descr="C:\Users\s3368663\Pictures\Screenpresso\Produccion\CertificadosProd\bit\Jira\2017-07-07_16h37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3368663\Pictures\Screenpresso\Produccion\CertificadosProd\bit\Jira\2017-07-07_16h37_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66"/>
                    <a:stretch/>
                  </pic:blipFill>
                  <pic:spPr bwMode="auto">
                    <a:xfrm>
                      <a:off x="0" y="0"/>
                      <a:ext cx="5943600" cy="1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DEE93" w14:textId="77777777" w:rsidR="00927F50" w:rsidRDefault="00927F50" w:rsidP="00927F50">
      <w:pPr>
        <w:jc w:val="center"/>
      </w:pPr>
    </w:p>
    <w:p w14:paraId="4D06F88B" w14:textId="100A08D2" w:rsidR="00927F50" w:rsidRDefault="00927F50" w:rsidP="005B4CF8">
      <w:pPr>
        <w:pStyle w:val="ListParagraph"/>
        <w:numPr>
          <w:ilvl w:val="0"/>
          <w:numId w:val="15"/>
        </w:numPr>
        <w:jc w:val="both"/>
      </w:pPr>
      <w:r>
        <w:t xml:space="preserve">Lo siguiente será indicar en el archivo  </w:t>
      </w:r>
      <w:commentRangeStart w:id="245"/>
      <w:r w:rsidR="005B4CF8" w:rsidRPr="00655562">
        <w:rPr>
          <w:b/>
          <w:rPrChange w:id="246" w:author="TechMAdmin" w:date="2017-07-17T21:18:00Z">
            <w:rPr/>
          </w:rPrChange>
        </w:rPr>
        <w:t>confluence.cfg.xml</w:t>
      </w:r>
      <w:commentRangeEnd w:id="245"/>
      <w:r w:rsidR="00655562">
        <w:rPr>
          <w:rStyle w:val="CommentReference"/>
          <w:rFonts w:cstheme="majorBidi"/>
          <w:kern w:val="2"/>
          <w:lang w:val="en-US"/>
        </w:rPr>
        <w:commentReference w:id="245"/>
      </w:r>
    </w:p>
    <w:p w14:paraId="1F79DAA5" w14:textId="77777777" w:rsidR="00927F50" w:rsidRPr="000B00A2" w:rsidRDefault="00927F50" w:rsidP="00927F50">
      <w:pPr>
        <w:jc w:val="both"/>
        <w:rPr>
          <w:lang w:val="es-MX"/>
          <w:rPrChange w:id="247" w:author="TechMAdmin" w:date="2017-07-17T19:57:00Z">
            <w:rPr/>
          </w:rPrChange>
        </w:rPr>
      </w:pPr>
    </w:p>
    <w:p w14:paraId="20C59FDE" w14:textId="53AB0AF8" w:rsidR="00927F50" w:rsidRDefault="005B4CF8" w:rsidP="00927F50">
      <w:pPr>
        <w:jc w:val="center"/>
      </w:pPr>
      <w:r w:rsidRPr="005B4CF8">
        <w:rPr>
          <w:noProof/>
          <w:lang w:val="es-MX" w:eastAsia="es-MX"/>
        </w:rPr>
        <w:drawing>
          <wp:inline distT="0" distB="0" distL="0" distR="0" wp14:anchorId="665B1CE5" wp14:editId="795AA392">
            <wp:extent cx="5943600" cy="1694504"/>
            <wp:effectExtent l="0" t="0" r="0" b="1270"/>
            <wp:docPr id="293" name="Picture 293" descr="C:\Users\s3368663\Pictures\Screenpresso\Produccion\CertificadosProd\bit\Keystore Confluence\2017-07-10_12h09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3368663\Pictures\Screenpresso\Produccion\CertificadosProd\bit\Keystore Confluence\2017-07-10_12h09_0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DCC4" w14:textId="77777777" w:rsidR="00927F50" w:rsidRDefault="00927F50" w:rsidP="00927F50">
      <w:pPr>
        <w:jc w:val="center"/>
      </w:pPr>
    </w:p>
    <w:p w14:paraId="69BA0A9F" w14:textId="1B3269B1" w:rsidR="00927F50" w:rsidRDefault="00927F50" w:rsidP="005B4CF8">
      <w:pPr>
        <w:pStyle w:val="ListParagraph"/>
        <w:numPr>
          <w:ilvl w:val="0"/>
          <w:numId w:val="15"/>
        </w:numPr>
        <w:jc w:val="both"/>
      </w:pPr>
      <w:r w:rsidRPr="008F1B0F">
        <w:t>Después iniciaremos el servicio y comprobaremos el funcionamiento de la herramienta.</w:t>
      </w:r>
    </w:p>
    <w:p w14:paraId="780D5CE6" w14:textId="77777777" w:rsidR="005B4CF8" w:rsidRPr="000B00A2" w:rsidRDefault="005B4CF8" w:rsidP="005B4CF8">
      <w:pPr>
        <w:jc w:val="both"/>
        <w:rPr>
          <w:lang w:val="es-MX"/>
          <w:rPrChange w:id="248" w:author="TechMAdmin" w:date="2017-07-17T19:57:00Z">
            <w:rPr/>
          </w:rPrChange>
        </w:rPr>
      </w:pPr>
    </w:p>
    <w:p w14:paraId="15200D31" w14:textId="44777F45" w:rsidR="005B4CF8" w:rsidRDefault="005B4CF8" w:rsidP="005B4CF8">
      <w:pPr>
        <w:jc w:val="center"/>
      </w:pPr>
      <w:r w:rsidRPr="005B4CF8">
        <w:rPr>
          <w:noProof/>
          <w:lang w:val="es-MX" w:eastAsia="es-MX"/>
        </w:rPr>
        <w:drawing>
          <wp:inline distT="0" distB="0" distL="0" distR="0" wp14:anchorId="375A515C" wp14:editId="5403D38A">
            <wp:extent cx="4933950" cy="1937735"/>
            <wp:effectExtent l="0" t="0" r="0" b="5715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38908" cy="19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562">
        <w:rPr>
          <w:rStyle w:val="CommentReference"/>
        </w:rPr>
        <w:commentReference w:id="249"/>
      </w:r>
    </w:p>
    <w:p w14:paraId="31D73D22" w14:textId="77777777" w:rsidR="005B4CF8" w:rsidRDefault="005B4CF8" w:rsidP="005B4CF8">
      <w:pPr>
        <w:jc w:val="center"/>
      </w:pPr>
    </w:p>
    <w:p w14:paraId="7D46D7B8" w14:textId="77777777" w:rsidR="005B4CF8" w:rsidRDefault="005B4CF8" w:rsidP="005B4CF8">
      <w:pPr>
        <w:jc w:val="center"/>
      </w:pPr>
    </w:p>
    <w:p w14:paraId="21CEB2D8" w14:textId="77777777" w:rsidR="005B4CF8" w:rsidRDefault="005B4CF8" w:rsidP="005B4CF8">
      <w:pPr>
        <w:jc w:val="center"/>
      </w:pPr>
    </w:p>
    <w:p w14:paraId="0ED33A82" w14:textId="53BC1A31" w:rsidR="005B4CF8" w:rsidRDefault="005B4CF8" w:rsidP="005B4CF8">
      <w:pPr>
        <w:pStyle w:val="Heading2"/>
        <w:jc w:val="both"/>
        <w:rPr>
          <w:lang w:val="es-MX"/>
        </w:rPr>
      </w:pPr>
      <w:bookmarkStart w:id="250" w:name="_Toc488084932"/>
      <w:r w:rsidRPr="00BE2FB6">
        <w:rPr>
          <w:lang w:val="es-MX"/>
        </w:rPr>
        <w:lastRenderedPageBreak/>
        <w:t xml:space="preserve">ATLASSIAN </w:t>
      </w:r>
      <w:r w:rsidR="00CB3BB7" w:rsidRPr="00BE2FB6">
        <w:rPr>
          <w:lang w:val="es-MX"/>
        </w:rPr>
        <w:t>BITBUCKET</w:t>
      </w:r>
      <w:bookmarkEnd w:id="250"/>
    </w:p>
    <w:p w14:paraId="58783A42" w14:textId="7C256B60" w:rsidR="005B4CF8" w:rsidRDefault="005B4CF8" w:rsidP="005B4CF8">
      <w:pPr>
        <w:jc w:val="both"/>
        <w:rPr>
          <w:lang w:val="es-MX"/>
        </w:rPr>
      </w:pPr>
      <w:r w:rsidRPr="00BE2FB6">
        <w:rPr>
          <w:lang w:val="es-MX"/>
        </w:rPr>
        <w:t>A continuación realizaremos la instalación de</w:t>
      </w:r>
      <w:r w:rsidR="0000519E">
        <w:rPr>
          <w:lang w:val="es-MX"/>
        </w:rPr>
        <w:t>l certificado.</w:t>
      </w:r>
    </w:p>
    <w:p w14:paraId="3FD9873A" w14:textId="65AFC1D2" w:rsidR="0000519E" w:rsidRPr="000B00A2" w:rsidRDefault="0000519E" w:rsidP="00A53614">
      <w:pPr>
        <w:rPr>
          <w:lang w:val="es-MX"/>
          <w:rPrChange w:id="251" w:author="TechMAdmin" w:date="2017-07-17T19:57:00Z">
            <w:rPr/>
          </w:rPrChange>
        </w:rPr>
      </w:pPr>
    </w:p>
    <w:p w14:paraId="52A8AB9B" w14:textId="77777777" w:rsidR="005B4CF8" w:rsidRDefault="005B4CF8" w:rsidP="005B4CF8">
      <w:pPr>
        <w:pStyle w:val="ListParagraph"/>
        <w:numPr>
          <w:ilvl w:val="0"/>
          <w:numId w:val="15"/>
        </w:numPr>
        <w:jc w:val="both"/>
      </w:pPr>
      <w:r>
        <w:t>El primer paso es detener el servicio.</w:t>
      </w:r>
    </w:p>
    <w:p w14:paraId="2BCC2DAE" w14:textId="77777777" w:rsidR="005B4CF8" w:rsidRPr="000B00A2" w:rsidRDefault="005B4CF8" w:rsidP="005B4CF8">
      <w:pPr>
        <w:jc w:val="both"/>
        <w:rPr>
          <w:lang w:val="es-MX"/>
          <w:rPrChange w:id="252" w:author="TechMAdmin" w:date="2017-07-17T19:57:00Z">
            <w:rPr/>
          </w:rPrChange>
        </w:rPr>
      </w:pPr>
    </w:p>
    <w:p w14:paraId="530133EB" w14:textId="039913EE" w:rsidR="005B4CF8" w:rsidRDefault="00A53614" w:rsidP="005B4CF8">
      <w:pPr>
        <w:jc w:val="center"/>
      </w:pPr>
      <w:r w:rsidRPr="00A53614">
        <w:rPr>
          <w:noProof/>
          <w:lang w:val="es-MX" w:eastAsia="es-MX"/>
        </w:rPr>
        <w:drawing>
          <wp:inline distT="0" distB="0" distL="0" distR="0" wp14:anchorId="7C740661" wp14:editId="135D7689">
            <wp:extent cx="4819650" cy="381000"/>
            <wp:effectExtent l="0" t="0" r="0" b="0"/>
            <wp:docPr id="324" name="Picture 324" descr="C:\Users\s3368663\Pictures\Screenpresso\Produccion\CertificadosProd\bit\bitbuketkeystore\2017-07-10_13h42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3368663\Pictures\Screenpresso\Produccion\CertificadosProd\bit\bitbuketkeystore\2017-07-10_13h42_11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D209" w14:textId="77777777" w:rsidR="00A53614" w:rsidRDefault="00A53614" w:rsidP="005B4CF8">
      <w:pPr>
        <w:jc w:val="center"/>
      </w:pPr>
    </w:p>
    <w:p w14:paraId="7A7E1F82" w14:textId="77777777" w:rsidR="00A53614" w:rsidRDefault="00A53614" w:rsidP="00A53614">
      <w:pPr>
        <w:pStyle w:val="ListParagraph"/>
        <w:numPr>
          <w:ilvl w:val="0"/>
          <w:numId w:val="15"/>
        </w:numPr>
        <w:jc w:val="both"/>
      </w:pPr>
      <w:r>
        <w:t>El primer paso es copiar la carpeta que contiene el certificado.</w:t>
      </w:r>
    </w:p>
    <w:p w14:paraId="4513F17D" w14:textId="77777777" w:rsidR="00A53614" w:rsidRPr="000B00A2" w:rsidRDefault="00A53614" w:rsidP="00A53614">
      <w:pPr>
        <w:rPr>
          <w:lang w:val="es-MX"/>
          <w:rPrChange w:id="253" w:author="TechMAdmin" w:date="2017-07-17T19:57:00Z">
            <w:rPr/>
          </w:rPrChange>
        </w:rPr>
      </w:pPr>
    </w:p>
    <w:p w14:paraId="23A502E3" w14:textId="4D3AA05D" w:rsidR="005B4CF8" w:rsidRDefault="00A53614" w:rsidP="00A53614">
      <w:pPr>
        <w:jc w:val="center"/>
      </w:pPr>
      <w:r w:rsidRPr="0000519E">
        <w:rPr>
          <w:noProof/>
          <w:lang w:val="es-MX" w:eastAsia="es-MX"/>
        </w:rPr>
        <w:drawing>
          <wp:inline distT="0" distB="0" distL="0" distR="0" wp14:anchorId="2B173A02" wp14:editId="6874A5AD">
            <wp:extent cx="5943600" cy="1146810"/>
            <wp:effectExtent l="0" t="0" r="0" b="0"/>
            <wp:docPr id="323" name="Picture 323" descr="C:\Users\s3368663\Pictures\Screenpresso\Produccion\CertificadosProd\bit\bitbuketkeystore\2017-07-07_20h08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3368663\Pictures\Screenpresso\Produccion\CertificadosProd\bit\bitbuketkeystore\2017-07-07_20h08_4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C8593" w14:textId="77777777" w:rsidR="005B4CF8" w:rsidRDefault="005B4CF8" w:rsidP="005B4CF8">
      <w:pPr>
        <w:jc w:val="center"/>
      </w:pPr>
    </w:p>
    <w:p w14:paraId="3A4D1A57" w14:textId="77777777" w:rsidR="005B4CF8" w:rsidRDefault="005B4CF8" w:rsidP="005B4CF8">
      <w:pPr>
        <w:pStyle w:val="ListParagraph"/>
        <w:numPr>
          <w:ilvl w:val="0"/>
          <w:numId w:val="15"/>
        </w:numPr>
        <w:jc w:val="both"/>
      </w:pPr>
      <w:r>
        <w:t xml:space="preserve">Cambiamos la extensión </w:t>
      </w:r>
      <w:r w:rsidRPr="00572C86">
        <w:rPr>
          <w:b/>
        </w:rPr>
        <w:t>.txt</w:t>
      </w:r>
      <w:r>
        <w:t xml:space="preserve"> a </w:t>
      </w:r>
      <w:r>
        <w:rPr>
          <w:b/>
        </w:rPr>
        <w:t>.c</w:t>
      </w:r>
      <w:r w:rsidRPr="00572C86">
        <w:rPr>
          <w:b/>
        </w:rPr>
        <w:t>rt</w:t>
      </w:r>
      <w:r>
        <w:t xml:space="preserve"> del certificado.</w:t>
      </w:r>
    </w:p>
    <w:p w14:paraId="3AF84F73" w14:textId="77777777" w:rsidR="005B4CF8" w:rsidRPr="000B00A2" w:rsidRDefault="005B4CF8" w:rsidP="005B4CF8">
      <w:pPr>
        <w:jc w:val="both"/>
        <w:rPr>
          <w:lang w:val="es-MX"/>
          <w:rPrChange w:id="254" w:author="TechMAdmin" w:date="2017-07-17T19:57:00Z">
            <w:rPr/>
          </w:rPrChange>
        </w:rPr>
      </w:pPr>
    </w:p>
    <w:p w14:paraId="630CD26E" w14:textId="759E02DB" w:rsidR="005B4CF8" w:rsidRDefault="00A53614" w:rsidP="005B4CF8">
      <w:pPr>
        <w:jc w:val="center"/>
      </w:pPr>
      <w:r w:rsidRPr="00A53614">
        <w:rPr>
          <w:noProof/>
          <w:lang w:val="es-MX" w:eastAsia="es-MX"/>
        </w:rPr>
        <w:drawing>
          <wp:inline distT="0" distB="0" distL="0" distR="0" wp14:anchorId="070A0AE1" wp14:editId="4BCF5A8E">
            <wp:extent cx="5943600" cy="1057311"/>
            <wp:effectExtent l="0" t="0" r="0" b="9525"/>
            <wp:docPr id="325" name="Picture 325" descr="C:\Users\s3368663\Pictures\Screenpresso\Produccion\CertificadosProd\bit\bitbuketkeystore\2017-07-07_20h09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3368663\Pictures\Screenpresso\Produccion\CertificadosProd\bit\bitbuketkeystore\2017-07-07_20h09_40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1B620" w14:textId="77777777" w:rsidR="005B4CF8" w:rsidRDefault="005B4CF8" w:rsidP="005B4CF8">
      <w:pPr>
        <w:jc w:val="center"/>
      </w:pPr>
    </w:p>
    <w:p w14:paraId="679A447B" w14:textId="13A0E56C" w:rsidR="00A53614" w:rsidRPr="000B00A2" w:rsidRDefault="005B4CF8" w:rsidP="00A53614">
      <w:pPr>
        <w:pStyle w:val="ListParagraph"/>
        <w:numPr>
          <w:ilvl w:val="0"/>
          <w:numId w:val="15"/>
        </w:numPr>
        <w:rPr>
          <w:b/>
          <w:rPrChange w:id="255" w:author="TechMAdmin" w:date="2017-07-17T19:57:00Z">
            <w:rPr>
              <w:b/>
              <w:lang w:val="en-US"/>
            </w:rPr>
          </w:rPrChange>
        </w:rPr>
      </w:pPr>
      <w:r>
        <w:t xml:space="preserve">Lo siguiente es crear el archivo </w:t>
      </w:r>
      <w:r w:rsidRPr="00A53614">
        <w:rPr>
          <w:b/>
        </w:rPr>
        <w:t xml:space="preserve">.key </w:t>
      </w:r>
      <w:r w:rsidRPr="00572C86">
        <w:t>desde el</w:t>
      </w:r>
      <w:r w:rsidRPr="00A53614">
        <w:rPr>
          <w:b/>
        </w:rPr>
        <w:t xml:space="preserve"> .pem.</w:t>
      </w:r>
      <w:r w:rsidR="00A53614" w:rsidRPr="00A53614">
        <w:rPr>
          <w:b/>
        </w:rPr>
        <w:t xml:space="preserve"> </w:t>
      </w:r>
      <w:r w:rsidR="00A53614" w:rsidRPr="00A53614">
        <w:t>Con el comando</w:t>
      </w:r>
      <w:r w:rsidR="00A53614" w:rsidRPr="00A53614">
        <w:rPr>
          <w:b/>
        </w:rPr>
        <w:t xml:space="preserve"> </w:t>
      </w:r>
      <w:r w:rsidR="00A53614" w:rsidRPr="000B00A2">
        <w:rPr>
          <w:b/>
          <w:rPrChange w:id="256" w:author="TechMAdmin" w:date="2017-07-17T19:57:00Z">
            <w:rPr>
              <w:b/>
              <w:lang w:val="en-US"/>
            </w:rPr>
          </w:rPrChange>
        </w:rPr>
        <w:t>openssl rsa -in privkey.pem -out serverCA.key</w:t>
      </w:r>
    </w:p>
    <w:p w14:paraId="58C753E8" w14:textId="0870F50A" w:rsidR="005B4CF8" w:rsidRDefault="005B4CF8" w:rsidP="005B4CF8">
      <w:pPr>
        <w:rPr>
          <w:rFonts w:cstheme="minorBidi"/>
          <w:kern w:val="22"/>
          <w:lang w:val="es-MX"/>
        </w:rPr>
      </w:pPr>
    </w:p>
    <w:p w14:paraId="71EAE14A" w14:textId="77777777" w:rsidR="005B4CF8" w:rsidRPr="00572C86" w:rsidRDefault="005B4CF8" w:rsidP="005B4CF8">
      <w:pPr>
        <w:pStyle w:val="ListParagraph"/>
        <w:numPr>
          <w:ilvl w:val="0"/>
          <w:numId w:val="15"/>
        </w:numPr>
        <w:jc w:val="both"/>
      </w:pPr>
      <w:r>
        <w:t xml:space="preserve">Después creamos el archivo </w:t>
      </w:r>
      <w:r w:rsidRPr="00572C86">
        <w:rPr>
          <w:b/>
        </w:rPr>
        <w:t>.pfx</w:t>
      </w:r>
      <w:r>
        <w:t xml:space="preserve"> con el archivo </w:t>
      </w:r>
      <w:r w:rsidRPr="00572C86">
        <w:rPr>
          <w:b/>
        </w:rPr>
        <w:t>.key</w:t>
      </w:r>
      <w:r>
        <w:t xml:space="preserve"> y el archivo </w:t>
      </w:r>
      <w:r w:rsidRPr="00572C86">
        <w:rPr>
          <w:b/>
        </w:rPr>
        <w:t>.crt</w:t>
      </w:r>
      <w:r>
        <w:rPr>
          <w:b/>
        </w:rPr>
        <w:t>.</w:t>
      </w:r>
    </w:p>
    <w:p w14:paraId="5AD1D74E" w14:textId="77777777" w:rsidR="005B4CF8" w:rsidRPr="000B00A2" w:rsidRDefault="005B4CF8" w:rsidP="005B4CF8">
      <w:pPr>
        <w:jc w:val="both"/>
        <w:rPr>
          <w:lang w:val="es-MX"/>
          <w:rPrChange w:id="257" w:author="TechMAdmin" w:date="2017-07-17T19:57:00Z">
            <w:rPr/>
          </w:rPrChange>
        </w:rPr>
      </w:pPr>
    </w:p>
    <w:p w14:paraId="3F3DBC41" w14:textId="442E7987" w:rsidR="005B4CF8" w:rsidRDefault="00A53614" w:rsidP="005B4CF8">
      <w:pPr>
        <w:jc w:val="center"/>
      </w:pPr>
      <w:r w:rsidRPr="00A53614">
        <w:rPr>
          <w:noProof/>
          <w:lang w:val="es-MX" w:eastAsia="es-MX"/>
        </w:rPr>
        <w:drawing>
          <wp:inline distT="0" distB="0" distL="0" distR="0" wp14:anchorId="2D5B8DCB" wp14:editId="07FFA82E">
            <wp:extent cx="5943600" cy="1070919"/>
            <wp:effectExtent l="0" t="0" r="0" b="0"/>
            <wp:docPr id="328" name="Picture 328" descr="C:\Users\s3368663\Pictures\Screenpresso\Produccion\CertificadosProd\bit\bitbuketkeystore\2017-07-07_20h19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3368663\Pictures\Screenpresso\Produccion\CertificadosProd\bit\bitbuketkeystore\2017-07-07_20h19_10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BD930" w14:textId="1ECE53FF" w:rsidR="00A53614" w:rsidRDefault="00A53614">
      <w:r>
        <w:br w:type="page"/>
      </w:r>
    </w:p>
    <w:p w14:paraId="4A77DC88" w14:textId="77777777" w:rsidR="005B4CF8" w:rsidRDefault="005B4CF8" w:rsidP="005B4CF8">
      <w:pPr>
        <w:pStyle w:val="ListParagraph"/>
        <w:numPr>
          <w:ilvl w:val="0"/>
          <w:numId w:val="15"/>
        </w:numPr>
        <w:jc w:val="both"/>
      </w:pPr>
      <w:r>
        <w:lastRenderedPageBreak/>
        <w:t xml:space="preserve">El siguiente paso es crear el archivo </w:t>
      </w:r>
      <w:r w:rsidRPr="00572C86">
        <w:rPr>
          <w:b/>
        </w:rPr>
        <w:t>.jks</w:t>
      </w:r>
      <w:r>
        <w:t xml:space="preserve"> desde el archivo </w:t>
      </w:r>
      <w:r w:rsidRPr="00572C86">
        <w:rPr>
          <w:b/>
        </w:rPr>
        <w:t>.pfx</w:t>
      </w:r>
      <w:r>
        <w:t>.</w:t>
      </w:r>
    </w:p>
    <w:p w14:paraId="73541BEE" w14:textId="77777777" w:rsidR="005B4CF8" w:rsidRPr="000B00A2" w:rsidRDefault="005B4CF8" w:rsidP="005B4CF8">
      <w:pPr>
        <w:jc w:val="both"/>
        <w:rPr>
          <w:lang w:val="es-MX"/>
          <w:rPrChange w:id="258" w:author="TechMAdmin" w:date="2017-07-17T19:57:00Z">
            <w:rPr/>
          </w:rPrChange>
        </w:rPr>
      </w:pPr>
    </w:p>
    <w:p w14:paraId="7CC06115" w14:textId="0BA6A9D4" w:rsidR="005B4CF8" w:rsidRDefault="00A53614" w:rsidP="005B4CF8">
      <w:pPr>
        <w:jc w:val="center"/>
      </w:pPr>
      <w:r w:rsidRPr="00A53614">
        <w:rPr>
          <w:noProof/>
          <w:lang w:val="es-MX" w:eastAsia="es-MX"/>
        </w:rPr>
        <w:drawing>
          <wp:inline distT="0" distB="0" distL="0" distR="0" wp14:anchorId="3101D7F5" wp14:editId="275290E8">
            <wp:extent cx="5943600" cy="1563822"/>
            <wp:effectExtent l="0" t="0" r="0" b="0"/>
            <wp:docPr id="334" name="Picture 334" descr="C:\Users\s3368663\Pictures\Screenpresso\Produccion\CertificadosProd\bit\bitbuketkeystore\2017-07-07_20h21_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3368663\Pictures\Screenpresso\Produccion\CertificadosProd\bit\bitbuketkeystore\2017-07-07_20h21_30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96AEC" w14:textId="77777777" w:rsidR="005B4CF8" w:rsidRDefault="005B4CF8" w:rsidP="005B4CF8">
      <w:pPr>
        <w:jc w:val="center"/>
      </w:pPr>
    </w:p>
    <w:p w14:paraId="3067C929" w14:textId="77777777" w:rsidR="005B4CF8" w:rsidRDefault="005B4CF8" w:rsidP="005B4CF8">
      <w:pPr>
        <w:pStyle w:val="ListParagraph"/>
        <w:numPr>
          <w:ilvl w:val="0"/>
          <w:numId w:val="15"/>
        </w:numPr>
        <w:jc w:val="both"/>
      </w:pPr>
      <w:r>
        <w:t xml:space="preserve">Ahora modificaremos el archivo </w:t>
      </w:r>
      <w:commentRangeStart w:id="259"/>
      <w:r w:rsidRPr="008F1B0F">
        <w:rPr>
          <w:b/>
        </w:rPr>
        <w:t>server.xml</w:t>
      </w:r>
      <w:r>
        <w:t xml:space="preserve"> </w:t>
      </w:r>
      <w:commentRangeEnd w:id="259"/>
      <w:r w:rsidR="00655562">
        <w:rPr>
          <w:rStyle w:val="CommentReference"/>
          <w:rFonts w:cstheme="majorBidi"/>
          <w:kern w:val="2"/>
          <w:lang w:val="en-US"/>
        </w:rPr>
        <w:commentReference w:id="259"/>
      </w:r>
      <w:r>
        <w:t xml:space="preserve">e indicaremos la ubicación del certificado y el </w:t>
      </w:r>
      <w:commentRangeStart w:id="260"/>
      <w:r>
        <w:t>puerto</w:t>
      </w:r>
      <w:commentRangeEnd w:id="260"/>
      <w:r w:rsidR="00655562">
        <w:rPr>
          <w:rStyle w:val="CommentReference"/>
          <w:rFonts w:cstheme="majorBidi"/>
          <w:kern w:val="2"/>
          <w:lang w:val="en-US"/>
        </w:rPr>
        <w:commentReference w:id="260"/>
      </w:r>
      <w:r>
        <w:t>.</w:t>
      </w:r>
    </w:p>
    <w:p w14:paraId="189CF341" w14:textId="77777777" w:rsidR="005B4CF8" w:rsidRPr="000B00A2" w:rsidRDefault="005B4CF8" w:rsidP="005B4CF8">
      <w:pPr>
        <w:jc w:val="both"/>
        <w:rPr>
          <w:lang w:val="es-MX"/>
          <w:rPrChange w:id="261" w:author="TechMAdmin" w:date="2017-07-17T19:57:00Z">
            <w:rPr/>
          </w:rPrChange>
        </w:rPr>
      </w:pPr>
    </w:p>
    <w:p w14:paraId="582CB16B" w14:textId="341ED64C" w:rsidR="005B4CF8" w:rsidRDefault="00FF28B8" w:rsidP="005B4CF8">
      <w:pPr>
        <w:jc w:val="center"/>
      </w:pPr>
      <w:r w:rsidRPr="00FF28B8">
        <w:rPr>
          <w:noProof/>
          <w:lang w:val="es-MX" w:eastAsia="es-MX"/>
        </w:rPr>
        <w:drawing>
          <wp:inline distT="0" distB="0" distL="0" distR="0" wp14:anchorId="1E0FF9F4" wp14:editId="04DB0935">
            <wp:extent cx="5943600" cy="470535"/>
            <wp:effectExtent l="0" t="0" r="0" b="5715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478A" w14:textId="77777777" w:rsidR="005B4CF8" w:rsidRPr="008F1B0F" w:rsidRDefault="005B4CF8" w:rsidP="005B4CF8">
      <w:pPr>
        <w:jc w:val="center"/>
        <w:rPr>
          <w:lang w:val="es-MX"/>
        </w:rPr>
      </w:pPr>
    </w:p>
    <w:p w14:paraId="0A8841AB" w14:textId="77777777" w:rsidR="005B4CF8" w:rsidRPr="008F1B0F" w:rsidRDefault="005B4CF8" w:rsidP="005B4CF8">
      <w:pPr>
        <w:pStyle w:val="ListParagraph"/>
        <w:numPr>
          <w:ilvl w:val="0"/>
          <w:numId w:val="15"/>
        </w:numPr>
        <w:jc w:val="both"/>
      </w:pPr>
      <w:r w:rsidRPr="008F1B0F">
        <w:t xml:space="preserve">El siguiente paso será la integración de la herramienta con su base de datos para esto tomaremos el </w:t>
      </w:r>
      <w:r w:rsidRPr="008F1B0F">
        <w:rPr>
          <w:b/>
        </w:rPr>
        <w:t>.crt</w:t>
      </w:r>
      <w:r w:rsidRPr="008F1B0F">
        <w:t xml:space="preserve"> de la base de datos y lo depositaremos en el servidor</w:t>
      </w:r>
      <w:r>
        <w:t xml:space="preserve">. Despues </w:t>
      </w:r>
      <w:r w:rsidRPr="008F1B0F">
        <w:t xml:space="preserve"> </w:t>
      </w:r>
      <w:r>
        <w:t xml:space="preserve">crearemos el archivo </w:t>
      </w:r>
      <w:r w:rsidRPr="005B4CF8">
        <w:rPr>
          <w:b/>
        </w:rPr>
        <w:t>.der</w:t>
      </w:r>
      <w:r>
        <w:t xml:space="preserve"> con el comando </w:t>
      </w:r>
      <w:r w:rsidRPr="005B4CF8">
        <w:rPr>
          <w:b/>
        </w:rPr>
        <w:t>openssl x509 -in server.crt -out server.crt.der</w:t>
      </w:r>
      <w:r w:rsidRPr="005B4CF8">
        <w:t xml:space="preserve"> -outform der</w:t>
      </w:r>
      <w:r>
        <w:rPr>
          <w:b/>
        </w:rPr>
        <w:t xml:space="preserve"> </w:t>
      </w:r>
      <w:r w:rsidRPr="008F1B0F">
        <w:t>y con el comando</w:t>
      </w:r>
      <w:r w:rsidRPr="008F1B0F">
        <w:rPr>
          <w:b/>
        </w:rPr>
        <w:t xml:space="preserve"> keytool -v -importkeystore -srckeystore </w:t>
      </w:r>
      <w:r w:rsidRPr="005B4CF8">
        <w:rPr>
          <w:b/>
        </w:rPr>
        <w:t>server.crt.der</w:t>
      </w:r>
      <w:r w:rsidRPr="008F1B0F">
        <w:rPr>
          <w:b/>
        </w:rPr>
        <w:t xml:space="preserve"> -srcstoretype JKS -destkeystore jira.keystore -deststoretype JKS</w:t>
      </w:r>
      <w:r w:rsidRPr="008F1B0F">
        <w:t xml:space="preserve"> crearemos el archivo </w:t>
      </w:r>
      <w:r w:rsidRPr="008F1B0F">
        <w:rPr>
          <w:b/>
        </w:rPr>
        <w:t xml:space="preserve">.keystore </w:t>
      </w:r>
      <w:r w:rsidRPr="008F1B0F">
        <w:t>de la misma manera se integraran todas las herramientas con las que esté integrada la herramienta.</w:t>
      </w:r>
    </w:p>
    <w:p w14:paraId="284BEA01" w14:textId="77777777" w:rsidR="005B4CF8" w:rsidRPr="000B00A2" w:rsidRDefault="005B4CF8" w:rsidP="005B4CF8">
      <w:pPr>
        <w:jc w:val="both"/>
        <w:rPr>
          <w:lang w:val="es-MX"/>
          <w:rPrChange w:id="262" w:author="TechMAdmin" w:date="2017-07-17T19:57:00Z">
            <w:rPr/>
          </w:rPrChange>
        </w:rPr>
      </w:pPr>
    </w:p>
    <w:p w14:paraId="035CFAA3" w14:textId="4B02F70D" w:rsidR="005B4CF8" w:rsidRDefault="00A53614" w:rsidP="00A53614">
      <w:pPr>
        <w:jc w:val="center"/>
      </w:pPr>
      <w:r w:rsidRPr="00A53614">
        <w:rPr>
          <w:noProof/>
          <w:lang w:val="es-MX" w:eastAsia="es-MX"/>
        </w:rPr>
        <w:drawing>
          <wp:inline distT="0" distB="0" distL="0" distR="0" wp14:anchorId="265E7976" wp14:editId="67011D6E">
            <wp:extent cx="5943600" cy="1420861"/>
            <wp:effectExtent l="0" t="0" r="0" b="8255"/>
            <wp:docPr id="335" name="Picture 335" descr="C:\Users\s3368663\Pictures\Screenpresso\Produccion\CertificadosProd\bit\bitbuketkeystore\2017-07-10_13h39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3368663\Pictures\Screenpresso\Produccion\CertificadosProd\bit\bitbuketkeystore\2017-07-10_13h39_41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0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803A0" w14:textId="77777777" w:rsidR="005B4CF8" w:rsidRDefault="005B4CF8" w:rsidP="005B4CF8">
      <w:pPr>
        <w:jc w:val="center"/>
      </w:pPr>
    </w:p>
    <w:p w14:paraId="4B7FE4BF" w14:textId="77777777" w:rsidR="005B4CF8" w:rsidRDefault="005B4CF8" w:rsidP="005B4CF8">
      <w:pPr>
        <w:pStyle w:val="ListParagraph"/>
        <w:numPr>
          <w:ilvl w:val="0"/>
          <w:numId w:val="15"/>
        </w:numPr>
        <w:jc w:val="both"/>
      </w:pPr>
      <w:r>
        <w:t xml:space="preserve">Ahora indicaremos el lugar del certificado en el archivo </w:t>
      </w:r>
      <w:r w:rsidRPr="000B527B">
        <w:t>catalina.sh</w:t>
      </w:r>
    </w:p>
    <w:p w14:paraId="04774224" w14:textId="77777777" w:rsidR="005B4CF8" w:rsidRPr="000B00A2" w:rsidRDefault="005B4CF8" w:rsidP="005B4CF8">
      <w:pPr>
        <w:jc w:val="both"/>
        <w:rPr>
          <w:lang w:val="es-MX"/>
          <w:rPrChange w:id="263" w:author="TechMAdmin" w:date="2017-07-17T19:57:00Z">
            <w:rPr/>
          </w:rPrChange>
        </w:rPr>
      </w:pPr>
    </w:p>
    <w:p w14:paraId="6E310EE1" w14:textId="09679AC3" w:rsidR="005B4CF8" w:rsidRDefault="00FF28B8" w:rsidP="005B4CF8">
      <w:pPr>
        <w:jc w:val="both"/>
      </w:pPr>
      <w:r w:rsidRPr="00FF28B8">
        <w:rPr>
          <w:noProof/>
          <w:lang w:val="es-MX" w:eastAsia="es-MX"/>
        </w:rPr>
        <w:drawing>
          <wp:inline distT="0" distB="0" distL="0" distR="0" wp14:anchorId="758ED767" wp14:editId="52225018">
            <wp:extent cx="5943600" cy="489974"/>
            <wp:effectExtent l="0" t="0" r="0" b="5715"/>
            <wp:docPr id="337" name="Picture 337" descr="C:\Users\s3368663\Pictures\Screenpresso\Produccion\CertificadosProd\bit\bitbuketkeystore\2017-07-10_13h47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3368663\Pictures\Screenpresso\Produccion\CertificadosProd\bit\bitbuketkeystore\2017-07-10_13h47_10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4C998" w14:textId="77777777" w:rsidR="005B4CF8" w:rsidRDefault="005B4CF8" w:rsidP="005B4CF8">
      <w:pPr>
        <w:jc w:val="center"/>
      </w:pPr>
    </w:p>
    <w:p w14:paraId="1786AFCD" w14:textId="77777777" w:rsidR="005B4CF8" w:rsidRDefault="005B4CF8" w:rsidP="005B4CF8">
      <w:pPr>
        <w:rPr>
          <w:rFonts w:cstheme="minorBidi"/>
          <w:kern w:val="22"/>
          <w:lang w:val="es-MX"/>
        </w:rPr>
      </w:pPr>
      <w:r>
        <w:br w:type="page"/>
      </w:r>
    </w:p>
    <w:p w14:paraId="25130E63" w14:textId="362A976D" w:rsidR="005B4CF8" w:rsidRDefault="005B4CF8" w:rsidP="005B4CF8">
      <w:pPr>
        <w:pStyle w:val="ListParagraph"/>
        <w:numPr>
          <w:ilvl w:val="0"/>
          <w:numId w:val="15"/>
        </w:numPr>
        <w:jc w:val="both"/>
      </w:pPr>
      <w:r>
        <w:lastRenderedPageBreak/>
        <w:t xml:space="preserve">Lo siguiente será indicar en el archivo  </w:t>
      </w:r>
      <w:r w:rsidR="00FF28B8">
        <w:t>bitbucket.properties</w:t>
      </w:r>
    </w:p>
    <w:p w14:paraId="671BA74E" w14:textId="77777777" w:rsidR="005B4CF8" w:rsidRPr="000B00A2" w:rsidRDefault="005B4CF8" w:rsidP="005B4CF8">
      <w:pPr>
        <w:jc w:val="both"/>
        <w:rPr>
          <w:lang w:val="es-MX"/>
          <w:rPrChange w:id="264" w:author="TechMAdmin" w:date="2017-07-17T19:57:00Z">
            <w:rPr/>
          </w:rPrChange>
        </w:rPr>
      </w:pPr>
    </w:p>
    <w:p w14:paraId="2AEE5625" w14:textId="181919BE" w:rsidR="005B4CF8" w:rsidRDefault="00FF28B8" w:rsidP="005B4CF8">
      <w:pPr>
        <w:jc w:val="center"/>
      </w:pPr>
      <w:r w:rsidRPr="00FF28B8">
        <w:rPr>
          <w:noProof/>
          <w:lang w:val="es-MX" w:eastAsia="es-MX"/>
        </w:rPr>
        <w:drawing>
          <wp:inline distT="0" distB="0" distL="0" distR="0" wp14:anchorId="7273261C" wp14:editId="3E492B90">
            <wp:extent cx="5610225" cy="1400175"/>
            <wp:effectExtent l="0" t="0" r="9525" b="9525"/>
            <wp:docPr id="340" name="Picture 340" descr="C:\Users\s3368663\Pictures\Screenpresso\Produccion\CertificadosProd\bit\bitbuketkeystore\2017-07-10_13h57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s3368663\Pictures\Screenpresso\Produccion\CertificadosProd\bit\bitbuketkeystore\2017-07-10_13h57_15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981E" w14:textId="77777777" w:rsidR="005B4CF8" w:rsidRDefault="005B4CF8" w:rsidP="005B4CF8">
      <w:pPr>
        <w:jc w:val="center"/>
      </w:pPr>
    </w:p>
    <w:p w14:paraId="7EB78618" w14:textId="77777777" w:rsidR="005B4CF8" w:rsidRDefault="005B4CF8" w:rsidP="005B4CF8">
      <w:pPr>
        <w:pStyle w:val="ListParagraph"/>
        <w:numPr>
          <w:ilvl w:val="0"/>
          <w:numId w:val="15"/>
        </w:numPr>
        <w:jc w:val="both"/>
      </w:pPr>
      <w:r w:rsidRPr="008F1B0F">
        <w:t>Después iniciaremos el servicio y comprobaremos el funcionamiento de la herramienta.</w:t>
      </w:r>
    </w:p>
    <w:p w14:paraId="0C493A81" w14:textId="77777777" w:rsidR="005B4CF8" w:rsidRPr="000B00A2" w:rsidRDefault="005B4CF8" w:rsidP="00FF28B8">
      <w:pPr>
        <w:jc w:val="center"/>
        <w:rPr>
          <w:lang w:val="es-MX"/>
          <w:rPrChange w:id="265" w:author="TechMAdmin" w:date="2017-07-17T19:57:00Z">
            <w:rPr/>
          </w:rPrChange>
        </w:rPr>
      </w:pPr>
    </w:p>
    <w:p w14:paraId="70560D99" w14:textId="5DA9BF7E" w:rsidR="005B4CF8" w:rsidRDefault="00FF28B8" w:rsidP="005B4CF8">
      <w:pPr>
        <w:jc w:val="center"/>
      </w:pPr>
      <w:r w:rsidRPr="00FF28B8">
        <w:rPr>
          <w:noProof/>
          <w:lang w:val="es-MX" w:eastAsia="es-MX"/>
        </w:rPr>
        <w:drawing>
          <wp:inline distT="0" distB="0" distL="0" distR="0" wp14:anchorId="5424377D" wp14:editId="79208081">
            <wp:extent cx="5180805" cy="2652395"/>
            <wp:effectExtent l="0" t="0" r="127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85005" cy="26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A344" w14:textId="77777777" w:rsidR="005B4CF8" w:rsidRDefault="005B4CF8" w:rsidP="005B4CF8">
      <w:pPr>
        <w:jc w:val="center"/>
      </w:pPr>
    </w:p>
    <w:p w14:paraId="11AFCBD5" w14:textId="77777777" w:rsidR="005B4CF8" w:rsidRDefault="005B4CF8" w:rsidP="005B4CF8">
      <w:pPr>
        <w:jc w:val="both"/>
      </w:pPr>
    </w:p>
    <w:p w14:paraId="13BA02B7" w14:textId="77777777" w:rsidR="00927F50" w:rsidRDefault="00927F50" w:rsidP="00927F50">
      <w:pPr>
        <w:jc w:val="both"/>
      </w:pPr>
    </w:p>
    <w:p w14:paraId="4C629E3D" w14:textId="7E5D772D" w:rsidR="00A71DEE" w:rsidRDefault="00927F50">
      <w:r>
        <w:br w:type="page"/>
      </w:r>
    </w:p>
    <w:p w14:paraId="18353D6D" w14:textId="77777777" w:rsidR="00A71DEE" w:rsidRPr="00BE2FB6" w:rsidRDefault="00A71DEE" w:rsidP="00A71DEE">
      <w:pPr>
        <w:pStyle w:val="Heading2"/>
        <w:jc w:val="both"/>
        <w:rPr>
          <w:lang w:val="es-MX"/>
        </w:rPr>
      </w:pPr>
      <w:bookmarkStart w:id="266" w:name="_Toc488084933"/>
      <w:r w:rsidRPr="00BE2FB6">
        <w:rPr>
          <w:lang w:val="es-MX"/>
        </w:rPr>
        <w:lastRenderedPageBreak/>
        <w:t>SONARQUBE</w:t>
      </w:r>
      <w:bookmarkEnd w:id="266"/>
    </w:p>
    <w:p w14:paraId="541D1188" w14:textId="511CCD93" w:rsidR="00A71DEE" w:rsidRDefault="00A71DEE" w:rsidP="004E4E81">
      <w:pPr>
        <w:jc w:val="both"/>
        <w:rPr>
          <w:lang w:val="es-MX"/>
        </w:rPr>
      </w:pPr>
      <w:r w:rsidRPr="00BE2FB6">
        <w:rPr>
          <w:lang w:val="es-MX"/>
        </w:rPr>
        <w:t>A continuació</w:t>
      </w:r>
      <w:r w:rsidR="004E4E81">
        <w:rPr>
          <w:lang w:val="es-MX"/>
        </w:rPr>
        <w:t>n mostraremos la integración de la herramienta con su base de datos.</w:t>
      </w:r>
    </w:p>
    <w:p w14:paraId="22294055" w14:textId="77777777" w:rsidR="004E4E81" w:rsidRDefault="004E4E81">
      <w:pPr>
        <w:rPr>
          <w:lang w:val="es-MX"/>
        </w:rPr>
      </w:pPr>
    </w:p>
    <w:p w14:paraId="690EC62B" w14:textId="4FE69317" w:rsidR="004E4E81" w:rsidRDefault="004E4E81" w:rsidP="004E4E81">
      <w:pPr>
        <w:pStyle w:val="ListParagraph"/>
        <w:numPr>
          <w:ilvl w:val="0"/>
          <w:numId w:val="15"/>
        </w:numPr>
        <w:jc w:val="both"/>
      </w:pPr>
      <w:r>
        <w:t>P</w:t>
      </w:r>
      <w:r w:rsidRPr="008F1B0F">
        <w:t xml:space="preserve">ara esto tomaremos el </w:t>
      </w:r>
      <w:r>
        <w:t xml:space="preserve">archivo </w:t>
      </w:r>
      <w:r w:rsidRPr="008F1B0F">
        <w:rPr>
          <w:b/>
        </w:rPr>
        <w:t>.crt</w:t>
      </w:r>
      <w:r w:rsidRPr="008F1B0F">
        <w:t xml:space="preserve"> de la base de datos y lo depositaremos en el servidor</w:t>
      </w:r>
      <w:r>
        <w:t xml:space="preserve">. Después </w:t>
      </w:r>
      <w:r w:rsidRPr="008F1B0F">
        <w:t xml:space="preserve"> </w:t>
      </w:r>
      <w:r>
        <w:t xml:space="preserve">crearemos el archivo </w:t>
      </w:r>
      <w:r w:rsidRPr="005B4CF8">
        <w:rPr>
          <w:b/>
        </w:rPr>
        <w:t>.der</w:t>
      </w:r>
      <w:r>
        <w:t xml:space="preserve"> con el comando </w:t>
      </w:r>
      <w:r w:rsidRPr="005B4CF8">
        <w:rPr>
          <w:b/>
        </w:rPr>
        <w:t>openssl x509 -in server.crt -out server.crt.der</w:t>
      </w:r>
      <w:r w:rsidRPr="005B4CF8">
        <w:t xml:space="preserve"> </w:t>
      </w:r>
      <w:r w:rsidRPr="004E4E81">
        <w:rPr>
          <w:b/>
        </w:rPr>
        <w:t>-outform der</w:t>
      </w:r>
      <w:r>
        <w:rPr>
          <w:b/>
        </w:rPr>
        <w:t xml:space="preserve"> </w:t>
      </w:r>
      <w:r w:rsidRPr="008F1B0F">
        <w:t>y con el comando</w:t>
      </w:r>
      <w:r w:rsidRPr="008F1B0F">
        <w:rPr>
          <w:b/>
        </w:rPr>
        <w:t xml:space="preserve"> keytool -v -importkeystore -srckeystore </w:t>
      </w:r>
      <w:r w:rsidRPr="005B4CF8">
        <w:rPr>
          <w:b/>
        </w:rPr>
        <w:t>server.crt.der</w:t>
      </w:r>
      <w:r w:rsidRPr="008F1B0F">
        <w:rPr>
          <w:b/>
        </w:rPr>
        <w:t xml:space="preserve"> -srcstoretype JKS -destkeystore jira.keystore -deststoretype JKS</w:t>
      </w:r>
      <w:r w:rsidRPr="008F1B0F">
        <w:t xml:space="preserve"> crearemos el archivo </w:t>
      </w:r>
      <w:r w:rsidRPr="008F1B0F">
        <w:rPr>
          <w:b/>
        </w:rPr>
        <w:t xml:space="preserve">.keystore </w:t>
      </w:r>
      <w:r w:rsidRPr="008F1B0F">
        <w:t>de la misma manera se integraran todas las herramientas con las que esté integrada la herramienta.</w:t>
      </w:r>
    </w:p>
    <w:p w14:paraId="5BA5A8DA" w14:textId="77777777" w:rsidR="004E4E81" w:rsidRPr="000B00A2" w:rsidRDefault="004E4E81" w:rsidP="004E4E81">
      <w:pPr>
        <w:ind w:left="360"/>
        <w:jc w:val="both"/>
        <w:rPr>
          <w:lang w:val="es-MX"/>
          <w:rPrChange w:id="267" w:author="TechMAdmin" w:date="2017-07-17T19:57:00Z">
            <w:rPr/>
          </w:rPrChange>
        </w:rPr>
      </w:pPr>
    </w:p>
    <w:p w14:paraId="5BB0E304" w14:textId="1653AA46" w:rsidR="004E4E81" w:rsidRDefault="004E4E81" w:rsidP="004E4E81">
      <w:pPr>
        <w:ind w:left="360"/>
        <w:jc w:val="center"/>
      </w:pPr>
      <w:r w:rsidRPr="004E4E81">
        <w:rPr>
          <w:noProof/>
          <w:lang w:val="es-MX" w:eastAsia="es-MX"/>
        </w:rPr>
        <w:drawing>
          <wp:inline distT="0" distB="0" distL="0" distR="0" wp14:anchorId="31AB0AA4" wp14:editId="339447F0">
            <wp:extent cx="5943600" cy="852934"/>
            <wp:effectExtent l="0" t="0" r="0" b="4445"/>
            <wp:docPr id="345" name="Picture 345" descr="C:\Users\s3368663\Pictures\Screenpresso\Produccion\CertificadosProd\bit\sonarkeystore\2017-07-10_14h11_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3368663\Pictures\Screenpresso\Produccion\CertificadosProd\bit\sonarkeystore\2017-07-10_14h11_56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2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8A16C" w14:textId="77777777" w:rsidR="004E4E81" w:rsidRDefault="004E4E81" w:rsidP="004E4E81">
      <w:pPr>
        <w:ind w:left="360"/>
        <w:jc w:val="center"/>
      </w:pPr>
    </w:p>
    <w:p w14:paraId="074F13FC" w14:textId="2B1873CA" w:rsidR="004E4E81" w:rsidRDefault="004E4E81" w:rsidP="004E4E81">
      <w:pPr>
        <w:pStyle w:val="ListParagraph"/>
        <w:numPr>
          <w:ilvl w:val="0"/>
          <w:numId w:val="15"/>
        </w:numPr>
        <w:jc w:val="both"/>
      </w:pPr>
      <w:r>
        <w:t>Detenemos el servicio</w:t>
      </w:r>
    </w:p>
    <w:p w14:paraId="58ED851C" w14:textId="77777777" w:rsidR="004E4E81" w:rsidRDefault="004E4E81" w:rsidP="004E4E81">
      <w:pPr>
        <w:pStyle w:val="ListParagraph"/>
        <w:jc w:val="both"/>
      </w:pPr>
    </w:p>
    <w:p w14:paraId="641EE672" w14:textId="235E9E64" w:rsidR="004E4E81" w:rsidRDefault="004E4E81" w:rsidP="004E4E81">
      <w:pPr>
        <w:pStyle w:val="ListParagraph"/>
        <w:jc w:val="center"/>
      </w:pPr>
      <w:r w:rsidRPr="004E4E81">
        <w:rPr>
          <w:noProof/>
          <w:lang w:eastAsia="es-MX"/>
        </w:rPr>
        <w:drawing>
          <wp:inline distT="0" distB="0" distL="0" distR="0" wp14:anchorId="1BB1B86B" wp14:editId="5E133ED7">
            <wp:extent cx="4210050" cy="895350"/>
            <wp:effectExtent l="0" t="0" r="0" b="0"/>
            <wp:docPr id="346" name="Picture 346" descr="C:\Users\s3368663\Pictures\Screenpresso\Produccion\CertificadosProd\bit\sonarkeystore\2017-07-10_14h18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s3368663\Pictures\Screenpresso\Produccion\CertificadosProd\bit\sonarkeystore\2017-07-10_14h18_45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F2576" w14:textId="77777777" w:rsidR="004E4E81" w:rsidRDefault="004E4E81" w:rsidP="004E4E81">
      <w:pPr>
        <w:pStyle w:val="ListParagraph"/>
        <w:jc w:val="center"/>
      </w:pPr>
    </w:p>
    <w:p w14:paraId="0CA13BE4" w14:textId="0985638E" w:rsidR="004E4E81" w:rsidRDefault="004E4E81" w:rsidP="004E4E81">
      <w:pPr>
        <w:pStyle w:val="ListParagraph"/>
        <w:numPr>
          <w:ilvl w:val="0"/>
          <w:numId w:val="15"/>
        </w:numPr>
        <w:jc w:val="both"/>
      </w:pPr>
      <w:r>
        <w:t xml:space="preserve">Ahora especificaremos el certificado en el archivo </w:t>
      </w:r>
      <w:r w:rsidRPr="004E4E81">
        <w:rPr>
          <w:b/>
        </w:rPr>
        <w:t>sonar.properties</w:t>
      </w:r>
    </w:p>
    <w:p w14:paraId="3A08FF1B" w14:textId="77777777" w:rsidR="004E4E81" w:rsidRPr="000B00A2" w:rsidRDefault="004E4E81" w:rsidP="004E4E81">
      <w:pPr>
        <w:ind w:left="360"/>
        <w:jc w:val="both"/>
        <w:rPr>
          <w:lang w:val="es-MX"/>
          <w:rPrChange w:id="268" w:author="TechMAdmin" w:date="2017-07-17T19:57:00Z">
            <w:rPr/>
          </w:rPrChange>
        </w:rPr>
      </w:pPr>
    </w:p>
    <w:p w14:paraId="6A513AEA" w14:textId="5E73A914" w:rsidR="004E4E81" w:rsidRDefault="004E4E81" w:rsidP="004E4E81">
      <w:pPr>
        <w:ind w:left="360"/>
        <w:jc w:val="center"/>
      </w:pPr>
      <w:r w:rsidRPr="004E4E81">
        <w:rPr>
          <w:noProof/>
          <w:lang w:val="es-MX" w:eastAsia="es-MX"/>
        </w:rPr>
        <w:drawing>
          <wp:inline distT="0" distB="0" distL="0" distR="0" wp14:anchorId="41397CDA" wp14:editId="598F4137">
            <wp:extent cx="5943600" cy="208915"/>
            <wp:effectExtent l="0" t="0" r="0" b="635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5A0E" w14:textId="77777777" w:rsidR="004E4E81" w:rsidRDefault="004E4E81" w:rsidP="004E4E81">
      <w:pPr>
        <w:ind w:left="360"/>
        <w:jc w:val="center"/>
      </w:pPr>
    </w:p>
    <w:p w14:paraId="390D6C31" w14:textId="74E7E7C0" w:rsidR="004E4E81" w:rsidRDefault="004E4E81" w:rsidP="004E4E81">
      <w:pPr>
        <w:ind w:left="360"/>
        <w:jc w:val="center"/>
      </w:pPr>
      <w:r w:rsidRPr="004E4E81">
        <w:rPr>
          <w:noProof/>
          <w:lang w:val="es-MX" w:eastAsia="es-MX"/>
        </w:rPr>
        <w:drawing>
          <wp:inline distT="0" distB="0" distL="0" distR="0" wp14:anchorId="7FB2A08A" wp14:editId="01973510">
            <wp:extent cx="5943600" cy="263525"/>
            <wp:effectExtent l="0" t="0" r="0" b="3175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62C2" w14:textId="1F345A07" w:rsidR="004E4E81" w:rsidRDefault="004E4E81">
      <w:r>
        <w:br w:type="page"/>
      </w:r>
    </w:p>
    <w:p w14:paraId="116EFC91" w14:textId="77777777" w:rsidR="00BF324A" w:rsidRPr="00BE2FB6" w:rsidRDefault="00BF324A" w:rsidP="00BF324A">
      <w:pPr>
        <w:pStyle w:val="Heading2"/>
        <w:jc w:val="both"/>
        <w:rPr>
          <w:lang w:val="es-MX"/>
        </w:rPr>
      </w:pPr>
      <w:bookmarkStart w:id="269" w:name="_Toc488084934"/>
      <w:r w:rsidRPr="00BE2FB6">
        <w:rPr>
          <w:lang w:val="es-MX"/>
        </w:rPr>
        <w:lastRenderedPageBreak/>
        <w:t>ARTIFACTORY</w:t>
      </w:r>
      <w:bookmarkEnd w:id="269"/>
    </w:p>
    <w:p w14:paraId="790794FD" w14:textId="55E7164B" w:rsidR="00904BC0" w:rsidRPr="00904BC0" w:rsidRDefault="00904BC0" w:rsidP="00904BC0">
      <w:pPr>
        <w:jc w:val="both"/>
        <w:rPr>
          <w:lang w:val="es-MX"/>
        </w:rPr>
      </w:pPr>
      <w:r w:rsidRPr="00BE2FB6">
        <w:rPr>
          <w:lang w:val="es-MX"/>
        </w:rPr>
        <w:t>A continuación realizaremos la instalación de</w:t>
      </w:r>
      <w:r>
        <w:rPr>
          <w:lang w:val="es-MX"/>
        </w:rPr>
        <w:t>l certificado.</w:t>
      </w:r>
    </w:p>
    <w:p w14:paraId="32EB9B62" w14:textId="77777777" w:rsidR="00904BC0" w:rsidRPr="000B00A2" w:rsidRDefault="00904BC0" w:rsidP="00904BC0">
      <w:pPr>
        <w:jc w:val="center"/>
        <w:rPr>
          <w:lang w:val="es-MX"/>
          <w:rPrChange w:id="270" w:author="TechMAdmin" w:date="2017-07-17T19:57:00Z">
            <w:rPr/>
          </w:rPrChange>
        </w:rPr>
      </w:pPr>
    </w:p>
    <w:p w14:paraId="13B4C09E" w14:textId="0218EE6E" w:rsidR="00904BC0" w:rsidRPr="00572C86" w:rsidRDefault="00904BC0" w:rsidP="00904BC0">
      <w:pPr>
        <w:pStyle w:val="ListParagraph"/>
        <w:numPr>
          <w:ilvl w:val="0"/>
          <w:numId w:val="15"/>
        </w:numPr>
        <w:jc w:val="both"/>
      </w:pPr>
      <w:r>
        <w:t xml:space="preserve">Lo primero es crear el archivo </w:t>
      </w:r>
      <w:r w:rsidRPr="00572C86">
        <w:rPr>
          <w:b/>
        </w:rPr>
        <w:t>.key</w:t>
      </w:r>
      <w:r>
        <w:rPr>
          <w:b/>
        </w:rPr>
        <w:t xml:space="preserve"> </w:t>
      </w:r>
      <w:r w:rsidRPr="00572C86">
        <w:t>desde el</w:t>
      </w:r>
      <w:r>
        <w:rPr>
          <w:b/>
        </w:rPr>
        <w:t xml:space="preserve"> .pem.</w:t>
      </w:r>
    </w:p>
    <w:p w14:paraId="0875615F" w14:textId="10DC43EB" w:rsidR="00904BC0" w:rsidRPr="000B00A2" w:rsidRDefault="00904BC0" w:rsidP="00904BC0">
      <w:pPr>
        <w:rPr>
          <w:lang w:val="es-MX"/>
          <w:rPrChange w:id="271" w:author="TechMAdmin" w:date="2017-07-17T19:57:00Z">
            <w:rPr/>
          </w:rPrChange>
        </w:rPr>
      </w:pPr>
    </w:p>
    <w:p w14:paraId="6D2641C5" w14:textId="5B40F43C" w:rsidR="00904BC0" w:rsidRDefault="00904BC0" w:rsidP="00904BC0">
      <w:pPr>
        <w:jc w:val="center"/>
      </w:pPr>
      <w:r w:rsidRPr="00904BC0">
        <w:rPr>
          <w:noProof/>
          <w:lang w:val="es-MX" w:eastAsia="es-MX"/>
        </w:rPr>
        <w:drawing>
          <wp:inline distT="0" distB="0" distL="0" distR="0" wp14:anchorId="49EF9C95" wp14:editId="766AA437">
            <wp:extent cx="5943600" cy="1662793"/>
            <wp:effectExtent l="0" t="0" r="0" b="0"/>
            <wp:docPr id="361" name="Picture 361" descr="C:\Users\s3368663\Desktop\Imagenes Dan\https_artifactory\Screenpresso\2017-07-05_12h03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3368663\Desktop\Imagenes Dan\https_artifactory\Screenpresso\2017-07-05_12h03_16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BDCD" w14:textId="77777777" w:rsidR="00904BC0" w:rsidRDefault="00904BC0" w:rsidP="00904BC0">
      <w:pPr>
        <w:jc w:val="center"/>
      </w:pPr>
    </w:p>
    <w:p w14:paraId="4982355F" w14:textId="77777777" w:rsidR="00904BC0" w:rsidRPr="00572C86" w:rsidRDefault="00904BC0" w:rsidP="00904BC0">
      <w:pPr>
        <w:pStyle w:val="ListParagraph"/>
        <w:numPr>
          <w:ilvl w:val="0"/>
          <w:numId w:val="15"/>
        </w:numPr>
        <w:jc w:val="both"/>
      </w:pPr>
      <w:r>
        <w:t xml:space="preserve">Después creamos el archivo </w:t>
      </w:r>
      <w:r w:rsidRPr="00572C86">
        <w:rPr>
          <w:b/>
        </w:rPr>
        <w:t>.pfx</w:t>
      </w:r>
      <w:r>
        <w:t xml:space="preserve"> con el archivo </w:t>
      </w:r>
      <w:r w:rsidRPr="00572C86">
        <w:rPr>
          <w:b/>
        </w:rPr>
        <w:t>.key</w:t>
      </w:r>
      <w:r>
        <w:t xml:space="preserve"> y el archivo </w:t>
      </w:r>
      <w:r w:rsidRPr="00572C86">
        <w:rPr>
          <w:b/>
        </w:rPr>
        <w:t>.crt</w:t>
      </w:r>
      <w:r>
        <w:rPr>
          <w:b/>
        </w:rPr>
        <w:t>.</w:t>
      </w:r>
    </w:p>
    <w:p w14:paraId="23464A2A" w14:textId="77777777" w:rsidR="00904BC0" w:rsidRPr="000B00A2" w:rsidRDefault="00904BC0" w:rsidP="00904BC0">
      <w:pPr>
        <w:jc w:val="both"/>
        <w:rPr>
          <w:lang w:val="es-MX"/>
          <w:rPrChange w:id="272" w:author="TechMAdmin" w:date="2017-07-17T19:57:00Z">
            <w:rPr/>
          </w:rPrChange>
        </w:rPr>
      </w:pPr>
    </w:p>
    <w:p w14:paraId="5A980021" w14:textId="168B1243" w:rsidR="00904BC0" w:rsidRDefault="00904BC0" w:rsidP="00904BC0">
      <w:pPr>
        <w:jc w:val="center"/>
      </w:pPr>
      <w:r w:rsidRPr="00904BC0">
        <w:rPr>
          <w:noProof/>
          <w:lang w:val="es-MX" w:eastAsia="es-MX"/>
        </w:rPr>
        <w:drawing>
          <wp:inline distT="0" distB="0" distL="0" distR="0" wp14:anchorId="58F4EA83" wp14:editId="17BE58A5">
            <wp:extent cx="5942918" cy="938530"/>
            <wp:effectExtent l="0" t="0" r="1270" b="0"/>
            <wp:docPr id="362" name="Picture 362" descr="C:\Users\s3368663\Desktop\Imagenes Dan\https_artifactory\Screenpresso\2017-07-05_12h10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s3368663\Desktop\Imagenes Dan\https_artifactory\Screenpresso\2017-07-05_12h10_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38"/>
                    <a:stretch/>
                  </pic:blipFill>
                  <pic:spPr bwMode="auto">
                    <a:xfrm>
                      <a:off x="0" y="0"/>
                      <a:ext cx="5943600" cy="93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9C7C9" w14:textId="77777777" w:rsidR="00904BC0" w:rsidRDefault="00904BC0" w:rsidP="00904BC0">
      <w:pPr>
        <w:jc w:val="center"/>
      </w:pPr>
    </w:p>
    <w:p w14:paraId="6D821CAB" w14:textId="77777777" w:rsidR="00904BC0" w:rsidRDefault="00904BC0" w:rsidP="00904BC0">
      <w:pPr>
        <w:pStyle w:val="ListParagraph"/>
        <w:numPr>
          <w:ilvl w:val="0"/>
          <w:numId w:val="15"/>
        </w:numPr>
        <w:jc w:val="both"/>
      </w:pPr>
      <w:r>
        <w:t xml:space="preserve">El siguiente paso es crear el archivo </w:t>
      </w:r>
      <w:r w:rsidRPr="00572C86">
        <w:rPr>
          <w:b/>
        </w:rPr>
        <w:t>.jks</w:t>
      </w:r>
      <w:r>
        <w:t xml:space="preserve"> desde el archivo </w:t>
      </w:r>
      <w:r w:rsidRPr="00572C86">
        <w:rPr>
          <w:b/>
        </w:rPr>
        <w:t>.pfx</w:t>
      </w:r>
      <w:r>
        <w:t>.</w:t>
      </w:r>
    </w:p>
    <w:p w14:paraId="3392C43B" w14:textId="77777777" w:rsidR="00904BC0" w:rsidRPr="000B00A2" w:rsidRDefault="00904BC0" w:rsidP="00904BC0">
      <w:pPr>
        <w:jc w:val="both"/>
        <w:rPr>
          <w:lang w:val="es-MX"/>
          <w:rPrChange w:id="273" w:author="TechMAdmin" w:date="2017-07-17T19:57:00Z">
            <w:rPr/>
          </w:rPrChange>
        </w:rPr>
      </w:pPr>
    </w:p>
    <w:p w14:paraId="207EEBDE" w14:textId="1BF56C6D" w:rsidR="00904BC0" w:rsidRDefault="00904BC0" w:rsidP="00904BC0">
      <w:pPr>
        <w:jc w:val="center"/>
      </w:pPr>
      <w:r w:rsidRPr="00904BC0">
        <w:rPr>
          <w:noProof/>
          <w:lang w:val="es-MX" w:eastAsia="es-MX"/>
        </w:rPr>
        <w:drawing>
          <wp:inline distT="0" distB="0" distL="0" distR="0" wp14:anchorId="78DD48E7" wp14:editId="539A3254">
            <wp:extent cx="5941731" cy="1189355"/>
            <wp:effectExtent l="0" t="0" r="1905" b="0"/>
            <wp:docPr id="363" name="Picture 363" descr="C:\Users\s3368663\Desktop\Imagenes Dan\https_artifactory\Screenpresso\2017-07-05_12h12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3368663\Desktop\Imagenes Dan\https_artifactory\Screenpresso\2017-07-05_12h12_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798"/>
                    <a:stretch/>
                  </pic:blipFill>
                  <pic:spPr bwMode="auto">
                    <a:xfrm>
                      <a:off x="0" y="0"/>
                      <a:ext cx="5943600" cy="11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B74B9" w14:textId="77777777" w:rsidR="00904BC0" w:rsidRDefault="00904BC0" w:rsidP="00904BC0">
      <w:pPr>
        <w:jc w:val="center"/>
      </w:pPr>
    </w:p>
    <w:p w14:paraId="675A41AC" w14:textId="77777777" w:rsidR="00B100E1" w:rsidRDefault="00B100E1" w:rsidP="00904BC0">
      <w:pPr>
        <w:jc w:val="center"/>
      </w:pPr>
    </w:p>
    <w:p w14:paraId="417E18D7" w14:textId="77777777" w:rsidR="00B100E1" w:rsidRDefault="00B100E1" w:rsidP="00904BC0">
      <w:pPr>
        <w:jc w:val="center"/>
      </w:pPr>
    </w:p>
    <w:p w14:paraId="1D8BBC29" w14:textId="77777777" w:rsidR="00B100E1" w:rsidRDefault="00B100E1" w:rsidP="00904BC0">
      <w:pPr>
        <w:jc w:val="center"/>
      </w:pPr>
    </w:p>
    <w:p w14:paraId="14BE3263" w14:textId="77777777" w:rsidR="00B100E1" w:rsidRDefault="00B100E1" w:rsidP="00904BC0">
      <w:pPr>
        <w:jc w:val="center"/>
      </w:pPr>
    </w:p>
    <w:p w14:paraId="5F9FA9FF" w14:textId="77777777" w:rsidR="00B100E1" w:rsidRDefault="00B100E1" w:rsidP="00904BC0">
      <w:pPr>
        <w:jc w:val="center"/>
      </w:pPr>
    </w:p>
    <w:p w14:paraId="0B499805" w14:textId="77777777" w:rsidR="00B100E1" w:rsidRDefault="00B100E1" w:rsidP="00904BC0">
      <w:pPr>
        <w:jc w:val="center"/>
      </w:pPr>
    </w:p>
    <w:p w14:paraId="2159BF60" w14:textId="77777777" w:rsidR="00B100E1" w:rsidRDefault="00B100E1" w:rsidP="00904BC0">
      <w:pPr>
        <w:jc w:val="center"/>
      </w:pPr>
    </w:p>
    <w:p w14:paraId="0B0F8B43" w14:textId="77777777" w:rsidR="00B100E1" w:rsidRDefault="00B100E1" w:rsidP="00904BC0">
      <w:pPr>
        <w:jc w:val="center"/>
      </w:pPr>
    </w:p>
    <w:p w14:paraId="6E5E4475" w14:textId="77777777" w:rsidR="00B100E1" w:rsidRDefault="00B100E1" w:rsidP="00904BC0">
      <w:pPr>
        <w:jc w:val="center"/>
      </w:pPr>
    </w:p>
    <w:p w14:paraId="5E29A536" w14:textId="77777777" w:rsidR="00904BC0" w:rsidRDefault="00904BC0" w:rsidP="00904BC0">
      <w:pPr>
        <w:pStyle w:val="ListParagraph"/>
        <w:numPr>
          <w:ilvl w:val="0"/>
          <w:numId w:val="15"/>
        </w:numPr>
        <w:jc w:val="both"/>
      </w:pPr>
      <w:r>
        <w:lastRenderedPageBreak/>
        <w:t xml:space="preserve">Ahora modificaremos el archivo </w:t>
      </w:r>
      <w:commentRangeStart w:id="274"/>
      <w:r w:rsidRPr="008F1B0F">
        <w:rPr>
          <w:b/>
        </w:rPr>
        <w:t>server.xml</w:t>
      </w:r>
      <w:commentRangeEnd w:id="274"/>
      <w:r w:rsidR="00783C02">
        <w:rPr>
          <w:rStyle w:val="CommentReference"/>
          <w:rFonts w:cstheme="majorBidi"/>
          <w:kern w:val="2"/>
          <w:lang w:val="en-US"/>
        </w:rPr>
        <w:commentReference w:id="274"/>
      </w:r>
      <w:r>
        <w:t xml:space="preserve"> e indicaremos la ubicación del certificado y el puerto.</w:t>
      </w:r>
    </w:p>
    <w:p w14:paraId="7EB3F7CF" w14:textId="77777777" w:rsidR="00904BC0" w:rsidRPr="000B00A2" w:rsidRDefault="00904BC0" w:rsidP="00904BC0">
      <w:pPr>
        <w:jc w:val="both"/>
        <w:rPr>
          <w:lang w:val="es-MX"/>
          <w:rPrChange w:id="275" w:author="TechMAdmin" w:date="2017-07-17T19:57:00Z">
            <w:rPr/>
          </w:rPrChange>
        </w:rPr>
      </w:pPr>
    </w:p>
    <w:p w14:paraId="5936AF51" w14:textId="404705B3" w:rsidR="00904BC0" w:rsidRDefault="00904BC0" w:rsidP="00904BC0">
      <w:pPr>
        <w:jc w:val="center"/>
      </w:pPr>
      <w:r w:rsidRPr="00904BC0">
        <w:rPr>
          <w:noProof/>
          <w:lang w:val="es-MX" w:eastAsia="es-MX"/>
        </w:rPr>
        <w:drawing>
          <wp:inline distT="0" distB="0" distL="0" distR="0" wp14:anchorId="29201B6F" wp14:editId="68F13774">
            <wp:extent cx="5943402" cy="2376170"/>
            <wp:effectExtent l="0" t="0" r="635" b="5080"/>
            <wp:docPr id="364" name="Picture 364" descr="C:\Users\s3368663\Desktop\Imagenes Dan\https_artifactory\Screenpresso\2017-07-05_12h54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3368663\Desktop\Imagenes Dan\https_artifactory\Screenpresso\2017-07-05_12h54_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43600" cy="237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09EA7" w14:textId="77777777" w:rsidR="00904BC0" w:rsidRPr="008F1B0F" w:rsidRDefault="00904BC0" w:rsidP="00904BC0">
      <w:pPr>
        <w:jc w:val="center"/>
        <w:rPr>
          <w:lang w:val="es-MX"/>
        </w:rPr>
      </w:pPr>
    </w:p>
    <w:p w14:paraId="2703398C" w14:textId="54FC8FCF" w:rsidR="00904BC0" w:rsidRPr="008F1B0F" w:rsidRDefault="00904BC0" w:rsidP="00904BC0">
      <w:pPr>
        <w:pStyle w:val="ListParagraph"/>
        <w:numPr>
          <w:ilvl w:val="0"/>
          <w:numId w:val="15"/>
        </w:numPr>
        <w:jc w:val="both"/>
      </w:pPr>
      <w:r w:rsidRPr="008F1B0F">
        <w:t xml:space="preserve">El siguiente paso será la integración de la herramienta con su base de datos para esto tomaremos el </w:t>
      </w:r>
      <w:r w:rsidR="00B100E1">
        <w:t xml:space="preserve">archivo </w:t>
      </w:r>
      <w:r w:rsidRPr="008F1B0F">
        <w:rPr>
          <w:b/>
        </w:rPr>
        <w:t>.crt</w:t>
      </w:r>
      <w:r w:rsidRPr="008F1B0F">
        <w:t xml:space="preserve"> de la base de datos y lo depositaremos en el servidor</w:t>
      </w:r>
      <w:r>
        <w:t xml:space="preserve">. Despues </w:t>
      </w:r>
      <w:r w:rsidRPr="008F1B0F">
        <w:t xml:space="preserve"> </w:t>
      </w:r>
      <w:r>
        <w:t xml:space="preserve">crearemos el archivo </w:t>
      </w:r>
      <w:r w:rsidRPr="005B4CF8">
        <w:rPr>
          <w:b/>
        </w:rPr>
        <w:t>.der</w:t>
      </w:r>
      <w:r>
        <w:t xml:space="preserve"> con el comando </w:t>
      </w:r>
      <w:r w:rsidRPr="005B4CF8">
        <w:rPr>
          <w:b/>
        </w:rPr>
        <w:t>openssl x509 -in server.crt -out server.crt.der</w:t>
      </w:r>
      <w:r w:rsidRPr="005B4CF8">
        <w:t xml:space="preserve"> -outform der</w:t>
      </w:r>
      <w:r>
        <w:rPr>
          <w:b/>
        </w:rPr>
        <w:t xml:space="preserve"> </w:t>
      </w:r>
      <w:r w:rsidRPr="008F1B0F">
        <w:t>y con el comando</w:t>
      </w:r>
      <w:r w:rsidRPr="008F1B0F">
        <w:rPr>
          <w:b/>
        </w:rPr>
        <w:t xml:space="preserve"> keytool -v -importkeystore -srckeystore </w:t>
      </w:r>
      <w:r w:rsidRPr="005B4CF8">
        <w:rPr>
          <w:b/>
        </w:rPr>
        <w:t>server.crt.der</w:t>
      </w:r>
      <w:r w:rsidRPr="008F1B0F">
        <w:rPr>
          <w:b/>
        </w:rPr>
        <w:t xml:space="preserve"> -srcstoretype JKS -destkeystore jira.keystore -deststoretype JKS</w:t>
      </w:r>
      <w:r w:rsidRPr="008F1B0F">
        <w:t xml:space="preserve"> crearemos el archivo </w:t>
      </w:r>
      <w:r w:rsidRPr="008F1B0F">
        <w:rPr>
          <w:b/>
        </w:rPr>
        <w:t xml:space="preserve">.keystore </w:t>
      </w:r>
      <w:r w:rsidRPr="008F1B0F">
        <w:t>de la misma manera se integraran todas las herramientas con las que esté integrada la herramienta.</w:t>
      </w:r>
    </w:p>
    <w:p w14:paraId="41C37146" w14:textId="77777777" w:rsidR="00904BC0" w:rsidRPr="000B00A2" w:rsidRDefault="00904BC0" w:rsidP="00904BC0">
      <w:pPr>
        <w:jc w:val="both"/>
        <w:rPr>
          <w:lang w:val="es-MX"/>
          <w:rPrChange w:id="276" w:author="TechMAdmin" w:date="2017-07-17T19:57:00Z">
            <w:rPr/>
          </w:rPrChange>
        </w:rPr>
      </w:pPr>
    </w:p>
    <w:p w14:paraId="01DD53DD" w14:textId="3A2A2823" w:rsidR="00904BC0" w:rsidRDefault="00B100E1" w:rsidP="00904BC0">
      <w:pPr>
        <w:jc w:val="center"/>
      </w:pPr>
      <w:r w:rsidRPr="00B100E1">
        <w:rPr>
          <w:noProof/>
          <w:lang w:val="es-MX" w:eastAsia="es-MX"/>
        </w:rPr>
        <w:drawing>
          <wp:inline distT="0" distB="0" distL="0" distR="0" wp14:anchorId="7F1626B0" wp14:editId="3C2E3D90">
            <wp:extent cx="5943600" cy="1497185"/>
            <wp:effectExtent l="0" t="0" r="0" b="8255"/>
            <wp:docPr id="365" name="Picture 365" descr="C:\Users\s3368663\Pictures\Screenpresso\Produccion\CertificadosProd\bit\Artefactory Keystore\2017-07-10_16h42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3368663\Pictures\Screenpresso\Produccion\CertificadosProd\bit\Artefactory Keystore\2017-07-10_16h42_5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6F910" w14:textId="77777777" w:rsidR="00904BC0" w:rsidRDefault="00904BC0" w:rsidP="00904BC0">
      <w:pPr>
        <w:jc w:val="center"/>
      </w:pPr>
    </w:p>
    <w:p w14:paraId="11EDA200" w14:textId="77777777" w:rsidR="00904BC0" w:rsidRDefault="00904BC0" w:rsidP="00904BC0">
      <w:pPr>
        <w:pStyle w:val="ListParagraph"/>
        <w:numPr>
          <w:ilvl w:val="0"/>
          <w:numId w:val="15"/>
        </w:numPr>
        <w:jc w:val="both"/>
      </w:pPr>
      <w:r>
        <w:t xml:space="preserve">Ahora indicaremos el lugar del certificado en el archivo </w:t>
      </w:r>
      <w:r w:rsidRPr="00783C02">
        <w:rPr>
          <w:b/>
          <w:rPrChange w:id="277" w:author="TechMAdmin" w:date="2017-07-17T21:30:00Z">
            <w:rPr/>
          </w:rPrChange>
        </w:rPr>
        <w:t>catalina.sh</w:t>
      </w:r>
    </w:p>
    <w:p w14:paraId="646C938B" w14:textId="77777777" w:rsidR="00904BC0" w:rsidRPr="000B00A2" w:rsidRDefault="00904BC0" w:rsidP="00904BC0">
      <w:pPr>
        <w:jc w:val="both"/>
        <w:rPr>
          <w:lang w:val="es-MX"/>
          <w:rPrChange w:id="278" w:author="TechMAdmin" w:date="2017-07-17T19:57:00Z">
            <w:rPr/>
          </w:rPrChange>
        </w:rPr>
      </w:pPr>
    </w:p>
    <w:p w14:paraId="34652885" w14:textId="00527306" w:rsidR="00904BC0" w:rsidRDefault="00B100E1" w:rsidP="00904BC0">
      <w:pPr>
        <w:jc w:val="both"/>
      </w:pPr>
      <w:r w:rsidRPr="00B100E1">
        <w:rPr>
          <w:noProof/>
          <w:lang w:val="es-MX" w:eastAsia="es-MX"/>
        </w:rPr>
        <w:drawing>
          <wp:inline distT="0" distB="0" distL="0" distR="0" wp14:anchorId="76136EF7" wp14:editId="1020543C">
            <wp:extent cx="5943600" cy="439420"/>
            <wp:effectExtent l="0" t="0" r="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34CF" w14:textId="77777777" w:rsidR="00904BC0" w:rsidRDefault="00904BC0" w:rsidP="00904BC0">
      <w:pPr>
        <w:jc w:val="center"/>
      </w:pPr>
    </w:p>
    <w:p w14:paraId="7986AF67" w14:textId="77777777" w:rsidR="00904BC0" w:rsidRDefault="00904BC0" w:rsidP="00904BC0">
      <w:pPr>
        <w:rPr>
          <w:rFonts w:cstheme="minorBidi"/>
          <w:kern w:val="22"/>
          <w:lang w:val="es-MX"/>
        </w:rPr>
      </w:pPr>
      <w:r>
        <w:br w:type="page"/>
      </w:r>
    </w:p>
    <w:p w14:paraId="1907B260" w14:textId="5319C112" w:rsidR="00904BC0" w:rsidRPr="00783C02" w:rsidRDefault="00904BC0" w:rsidP="00904BC0">
      <w:pPr>
        <w:pStyle w:val="ListParagraph"/>
        <w:numPr>
          <w:ilvl w:val="0"/>
          <w:numId w:val="15"/>
        </w:numPr>
        <w:jc w:val="both"/>
        <w:rPr>
          <w:b/>
          <w:rPrChange w:id="279" w:author="TechMAdmin" w:date="2017-07-17T21:30:00Z">
            <w:rPr/>
          </w:rPrChange>
        </w:rPr>
      </w:pPr>
      <w:r>
        <w:lastRenderedPageBreak/>
        <w:t xml:space="preserve">Lo siguiente será indicar en el archivo  </w:t>
      </w:r>
      <w:commentRangeStart w:id="280"/>
      <w:r w:rsidR="00B100E1" w:rsidRPr="00783C02">
        <w:rPr>
          <w:b/>
          <w:rPrChange w:id="281" w:author="TechMAdmin" w:date="2017-07-17T21:30:00Z">
            <w:rPr/>
          </w:rPrChange>
        </w:rPr>
        <w:t>db.properties</w:t>
      </w:r>
      <w:commentRangeEnd w:id="280"/>
      <w:r w:rsidR="00783C02">
        <w:rPr>
          <w:rStyle w:val="CommentReference"/>
          <w:rFonts w:cstheme="majorBidi"/>
          <w:kern w:val="2"/>
          <w:lang w:val="en-US"/>
        </w:rPr>
        <w:commentReference w:id="280"/>
      </w:r>
    </w:p>
    <w:p w14:paraId="1E10B153" w14:textId="77777777" w:rsidR="00B100E1" w:rsidRPr="000B00A2" w:rsidRDefault="00B100E1" w:rsidP="00B100E1">
      <w:pPr>
        <w:ind w:left="360"/>
        <w:jc w:val="both"/>
        <w:rPr>
          <w:lang w:val="es-MX"/>
          <w:rPrChange w:id="282" w:author="TechMAdmin" w:date="2017-07-17T19:57:00Z">
            <w:rPr/>
          </w:rPrChange>
        </w:rPr>
      </w:pPr>
    </w:p>
    <w:p w14:paraId="064BC11E" w14:textId="5F6D4209" w:rsidR="00B100E1" w:rsidRDefault="00B100E1" w:rsidP="00B100E1">
      <w:pPr>
        <w:ind w:left="360"/>
        <w:jc w:val="center"/>
      </w:pPr>
      <w:r w:rsidRPr="00B100E1">
        <w:rPr>
          <w:noProof/>
          <w:lang w:val="es-MX" w:eastAsia="es-MX"/>
        </w:rPr>
        <w:drawing>
          <wp:inline distT="0" distB="0" distL="0" distR="0" wp14:anchorId="5FA54D57" wp14:editId="7B073AF2">
            <wp:extent cx="4848225" cy="1038225"/>
            <wp:effectExtent l="0" t="0" r="9525" b="9525"/>
            <wp:docPr id="367" name="Picture 367" descr="C:\Users\s3368663\Pictures\Screenpresso\Produccion\CertificadosProd\bit\Artefactory Keystore\2017-07-10_17h41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3368663\Pictures\Screenpresso\Produccion\CertificadosProd\bit\Artefactory Keystore\2017-07-10_17h41_44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62530" w14:textId="77777777" w:rsidR="00904BC0" w:rsidRDefault="00904BC0" w:rsidP="00904BC0">
      <w:pPr>
        <w:jc w:val="center"/>
      </w:pPr>
    </w:p>
    <w:p w14:paraId="587D63C6" w14:textId="77777777" w:rsidR="00904BC0" w:rsidRDefault="00904BC0" w:rsidP="00904BC0">
      <w:pPr>
        <w:pStyle w:val="ListParagraph"/>
        <w:numPr>
          <w:ilvl w:val="0"/>
          <w:numId w:val="15"/>
        </w:numPr>
        <w:jc w:val="both"/>
      </w:pPr>
      <w:r w:rsidRPr="008F1B0F">
        <w:t>Después iniciaremos el servicio y comprobaremos el funcionamiento de la herramienta.</w:t>
      </w:r>
    </w:p>
    <w:p w14:paraId="5D698BC1" w14:textId="77777777" w:rsidR="00904BC0" w:rsidRPr="000B00A2" w:rsidRDefault="00904BC0" w:rsidP="00904BC0">
      <w:pPr>
        <w:jc w:val="both"/>
        <w:rPr>
          <w:lang w:val="es-MX"/>
          <w:rPrChange w:id="283" w:author="TechMAdmin" w:date="2017-07-17T19:57:00Z">
            <w:rPr/>
          </w:rPrChange>
        </w:rPr>
      </w:pPr>
    </w:p>
    <w:p w14:paraId="25C2AEAF" w14:textId="77777777" w:rsidR="00904BC0" w:rsidRPr="000B00A2" w:rsidRDefault="00904BC0" w:rsidP="00904BC0">
      <w:pPr>
        <w:jc w:val="center"/>
        <w:rPr>
          <w:lang w:val="es-MX"/>
          <w:rPrChange w:id="284" w:author="TechMAdmin" w:date="2017-07-17T19:57:00Z">
            <w:rPr/>
          </w:rPrChange>
        </w:rPr>
      </w:pPr>
    </w:p>
    <w:p w14:paraId="38B43C00" w14:textId="3B1E16A1" w:rsidR="00904BC0" w:rsidRDefault="00B100E1" w:rsidP="00904BC0">
      <w:pPr>
        <w:jc w:val="center"/>
      </w:pPr>
      <w:r w:rsidRPr="00B100E1">
        <w:rPr>
          <w:noProof/>
          <w:lang w:val="es-MX" w:eastAsia="es-MX"/>
        </w:rPr>
        <w:drawing>
          <wp:inline distT="0" distB="0" distL="0" distR="0" wp14:anchorId="0C56FF86" wp14:editId="009573C7">
            <wp:extent cx="3792483" cy="2115405"/>
            <wp:effectExtent l="0" t="0" r="0" b="0"/>
            <wp:docPr id="368" name="Picture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92483" cy="21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1BD1" w14:textId="69DBFFC5" w:rsidR="00BF324A" w:rsidRDefault="00BF324A">
      <w:r>
        <w:br w:type="page"/>
      </w:r>
    </w:p>
    <w:p w14:paraId="17921794" w14:textId="77777777" w:rsidR="00452CE6" w:rsidRPr="00BE2FB6" w:rsidRDefault="00452CE6" w:rsidP="00452CE6">
      <w:pPr>
        <w:pStyle w:val="Heading2"/>
        <w:jc w:val="both"/>
        <w:rPr>
          <w:lang w:val="es-MX"/>
        </w:rPr>
      </w:pPr>
      <w:bookmarkStart w:id="285" w:name="_Toc488084935"/>
      <w:r w:rsidRPr="00BE2FB6">
        <w:rPr>
          <w:lang w:val="es-MX"/>
        </w:rPr>
        <w:lastRenderedPageBreak/>
        <w:t>CA SERVICE VIRTUALIZATION</w:t>
      </w:r>
      <w:bookmarkEnd w:id="285"/>
    </w:p>
    <w:p w14:paraId="70599047" w14:textId="77777777" w:rsidR="00452CE6" w:rsidRDefault="00452CE6" w:rsidP="00452CE6">
      <w:pPr>
        <w:jc w:val="both"/>
        <w:rPr>
          <w:lang w:val="es-MX"/>
        </w:rPr>
      </w:pPr>
      <w:r w:rsidRPr="00BE2FB6">
        <w:rPr>
          <w:lang w:val="es-MX"/>
        </w:rPr>
        <w:t>A continuación realizaremos la instalación de</w:t>
      </w:r>
      <w:r>
        <w:rPr>
          <w:lang w:val="es-MX"/>
        </w:rPr>
        <w:t>l certificado.</w:t>
      </w:r>
    </w:p>
    <w:p w14:paraId="391DAB67" w14:textId="77777777" w:rsidR="00452CE6" w:rsidRPr="000B00A2" w:rsidRDefault="00452CE6" w:rsidP="00452CE6">
      <w:pPr>
        <w:rPr>
          <w:lang w:val="es-MX"/>
          <w:rPrChange w:id="286" w:author="TechMAdmin" w:date="2017-07-17T19:57:00Z">
            <w:rPr/>
          </w:rPrChange>
        </w:rPr>
      </w:pPr>
    </w:p>
    <w:p w14:paraId="42456E1A" w14:textId="77777777" w:rsidR="00452CE6" w:rsidRDefault="00452CE6" w:rsidP="00452CE6">
      <w:pPr>
        <w:pStyle w:val="ListParagraph"/>
        <w:numPr>
          <w:ilvl w:val="0"/>
          <w:numId w:val="15"/>
        </w:numPr>
        <w:jc w:val="both"/>
      </w:pPr>
      <w:r>
        <w:t>El primer paso es copiar la carpeta que contiene el certificado.</w:t>
      </w:r>
    </w:p>
    <w:p w14:paraId="7C9DB38F" w14:textId="77777777" w:rsidR="00452CE6" w:rsidRPr="000B00A2" w:rsidRDefault="00452CE6" w:rsidP="00452CE6">
      <w:pPr>
        <w:rPr>
          <w:lang w:val="es-MX"/>
          <w:rPrChange w:id="287" w:author="TechMAdmin" w:date="2017-07-17T19:57:00Z">
            <w:rPr/>
          </w:rPrChange>
        </w:rPr>
      </w:pPr>
    </w:p>
    <w:p w14:paraId="48FE662A" w14:textId="662B3EDC" w:rsidR="00452CE6" w:rsidRDefault="00452CE6" w:rsidP="00452CE6">
      <w:pPr>
        <w:jc w:val="center"/>
      </w:pPr>
      <w:r w:rsidRPr="00452CE6">
        <w:rPr>
          <w:noProof/>
          <w:lang w:val="es-MX" w:eastAsia="es-MX"/>
        </w:rPr>
        <w:drawing>
          <wp:inline distT="0" distB="0" distL="0" distR="0" wp14:anchorId="736986F1" wp14:editId="47280A98">
            <wp:extent cx="4848225" cy="885825"/>
            <wp:effectExtent l="0" t="0" r="9525" b="9525"/>
            <wp:docPr id="376" name="Picture 376" descr="C:\Users\s3368663\Pictures\Screenpresso\Produccion\CertificadosProd\bit\2017-07-13_11h07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3368663\Pictures\Screenpresso\Produccion\CertificadosProd\bit\2017-07-13_11h07_42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244C7" w14:textId="77777777" w:rsidR="00452CE6" w:rsidRDefault="00452CE6" w:rsidP="00452CE6">
      <w:pPr>
        <w:jc w:val="center"/>
      </w:pPr>
    </w:p>
    <w:p w14:paraId="0635793D" w14:textId="77777777" w:rsidR="00452CE6" w:rsidRDefault="00452CE6" w:rsidP="00452CE6">
      <w:pPr>
        <w:pStyle w:val="ListParagraph"/>
        <w:numPr>
          <w:ilvl w:val="0"/>
          <w:numId w:val="15"/>
        </w:numPr>
        <w:jc w:val="both"/>
      </w:pPr>
      <w:r>
        <w:t xml:space="preserve">Cambiamos la extensión </w:t>
      </w:r>
      <w:r w:rsidRPr="00572C86">
        <w:rPr>
          <w:b/>
        </w:rPr>
        <w:t>.txt</w:t>
      </w:r>
      <w:r>
        <w:t xml:space="preserve"> a </w:t>
      </w:r>
      <w:r>
        <w:rPr>
          <w:b/>
        </w:rPr>
        <w:t>.c</w:t>
      </w:r>
      <w:r w:rsidRPr="00572C86">
        <w:rPr>
          <w:b/>
        </w:rPr>
        <w:t>rt</w:t>
      </w:r>
      <w:r>
        <w:t xml:space="preserve"> del certificado.</w:t>
      </w:r>
    </w:p>
    <w:p w14:paraId="4C78BEB3" w14:textId="77777777" w:rsidR="00452CE6" w:rsidRPr="000B00A2" w:rsidRDefault="00452CE6" w:rsidP="00452CE6">
      <w:pPr>
        <w:jc w:val="both"/>
        <w:rPr>
          <w:lang w:val="es-MX"/>
          <w:rPrChange w:id="288" w:author="TechMAdmin" w:date="2017-07-17T19:57:00Z">
            <w:rPr/>
          </w:rPrChange>
        </w:rPr>
      </w:pPr>
    </w:p>
    <w:p w14:paraId="4F38B2F1" w14:textId="0F80A792" w:rsidR="00452CE6" w:rsidRDefault="00452CE6" w:rsidP="00452CE6">
      <w:pPr>
        <w:jc w:val="center"/>
      </w:pPr>
      <w:r w:rsidRPr="00452CE6">
        <w:rPr>
          <w:noProof/>
          <w:lang w:val="es-MX" w:eastAsia="es-MX"/>
        </w:rPr>
        <w:drawing>
          <wp:inline distT="0" distB="0" distL="0" distR="0" wp14:anchorId="457B6B21" wp14:editId="4907B0B8">
            <wp:extent cx="5943600" cy="933229"/>
            <wp:effectExtent l="0" t="0" r="0" b="635"/>
            <wp:docPr id="377" name="Picture 377" descr="C:\Users\s3368663\Pictures\Screenpresso\Produccion\CertificadosProd\bit\2017-07-13_11h1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3368663\Pictures\Screenpresso\Produccion\CertificadosProd\bit\2017-07-13_11h11_1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A031" w14:textId="77777777" w:rsidR="00452CE6" w:rsidRDefault="00452CE6" w:rsidP="00452CE6">
      <w:pPr>
        <w:jc w:val="center"/>
      </w:pPr>
    </w:p>
    <w:p w14:paraId="064C7A25" w14:textId="61890B1F" w:rsidR="00452CE6" w:rsidRPr="00452CE6" w:rsidRDefault="00452CE6" w:rsidP="000B00A2">
      <w:pPr>
        <w:pStyle w:val="ListParagraph"/>
        <w:numPr>
          <w:ilvl w:val="0"/>
          <w:numId w:val="15"/>
        </w:numPr>
      </w:pPr>
      <w:r>
        <w:t xml:space="preserve">Lo siguiente es crear el archivo </w:t>
      </w:r>
      <w:r w:rsidRPr="00452CE6">
        <w:rPr>
          <w:b/>
        </w:rPr>
        <w:t xml:space="preserve">.key </w:t>
      </w:r>
      <w:r w:rsidRPr="00572C86">
        <w:t>desde el</w:t>
      </w:r>
      <w:r w:rsidRPr="00452CE6">
        <w:rPr>
          <w:b/>
        </w:rPr>
        <w:t xml:space="preserve"> .pem.</w:t>
      </w:r>
    </w:p>
    <w:p w14:paraId="617C8238" w14:textId="77777777" w:rsidR="00452CE6" w:rsidRPr="000B00A2" w:rsidRDefault="00452CE6" w:rsidP="00452CE6">
      <w:pPr>
        <w:rPr>
          <w:lang w:val="es-MX"/>
          <w:rPrChange w:id="289" w:author="TechMAdmin" w:date="2017-07-17T19:57:00Z">
            <w:rPr/>
          </w:rPrChange>
        </w:rPr>
      </w:pPr>
    </w:p>
    <w:p w14:paraId="239ECF90" w14:textId="7DC8305F" w:rsidR="00452CE6" w:rsidRPr="00452CE6" w:rsidRDefault="00452CE6" w:rsidP="00452CE6">
      <w:pPr>
        <w:jc w:val="center"/>
      </w:pPr>
      <w:r w:rsidRPr="00452CE6">
        <w:rPr>
          <w:noProof/>
          <w:lang w:val="es-MX" w:eastAsia="es-MX"/>
        </w:rPr>
        <w:drawing>
          <wp:inline distT="0" distB="0" distL="0" distR="0" wp14:anchorId="0E9BE719" wp14:editId="7B2BD327">
            <wp:extent cx="5943600" cy="1416966"/>
            <wp:effectExtent l="0" t="0" r="0" b="0"/>
            <wp:docPr id="378" name="Picture 378" descr="C:\Users\s3368663\Pictures\Screenpresso\Produccion\CertificadosProd\bit\2017-07-13_11h16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s3368663\Pictures\Screenpresso\Produccion\CertificadosProd\bit\2017-07-13_11h16_23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67F4F" w14:textId="77777777" w:rsidR="00452CE6" w:rsidRPr="00572C86" w:rsidRDefault="00452CE6" w:rsidP="00452CE6">
      <w:pPr>
        <w:pStyle w:val="ListParagraph"/>
        <w:numPr>
          <w:ilvl w:val="0"/>
          <w:numId w:val="15"/>
        </w:numPr>
        <w:jc w:val="both"/>
      </w:pPr>
      <w:r>
        <w:t xml:space="preserve">Después creamos el archivo </w:t>
      </w:r>
      <w:r w:rsidRPr="00572C86">
        <w:rPr>
          <w:b/>
        </w:rPr>
        <w:t>.pfx</w:t>
      </w:r>
      <w:r>
        <w:t xml:space="preserve"> con el archivo </w:t>
      </w:r>
      <w:r w:rsidRPr="00572C86">
        <w:rPr>
          <w:b/>
        </w:rPr>
        <w:t>.key</w:t>
      </w:r>
      <w:r>
        <w:t xml:space="preserve"> y el archivo </w:t>
      </w:r>
      <w:r w:rsidRPr="00572C86">
        <w:rPr>
          <w:b/>
        </w:rPr>
        <w:t>.crt</w:t>
      </w:r>
      <w:r>
        <w:rPr>
          <w:b/>
        </w:rPr>
        <w:t>.</w:t>
      </w:r>
    </w:p>
    <w:p w14:paraId="117ED770" w14:textId="77777777" w:rsidR="00452CE6" w:rsidRPr="000B00A2" w:rsidRDefault="00452CE6" w:rsidP="00452CE6">
      <w:pPr>
        <w:jc w:val="both"/>
        <w:rPr>
          <w:lang w:val="es-MX"/>
          <w:rPrChange w:id="290" w:author="TechMAdmin" w:date="2017-07-17T19:57:00Z">
            <w:rPr/>
          </w:rPrChange>
        </w:rPr>
      </w:pPr>
    </w:p>
    <w:p w14:paraId="4A1BA014" w14:textId="053057ED" w:rsidR="00452CE6" w:rsidRDefault="00452CE6" w:rsidP="00452CE6">
      <w:pPr>
        <w:jc w:val="center"/>
      </w:pPr>
      <w:r w:rsidRPr="00452CE6">
        <w:rPr>
          <w:noProof/>
          <w:lang w:val="es-MX" w:eastAsia="es-MX"/>
        </w:rPr>
        <w:drawing>
          <wp:inline distT="0" distB="0" distL="0" distR="0" wp14:anchorId="1687090F" wp14:editId="13E44D99">
            <wp:extent cx="5943600" cy="1160775"/>
            <wp:effectExtent l="0" t="0" r="0" b="1905"/>
            <wp:docPr id="379" name="Picture 379" descr="C:\Users\s3368663\Pictures\Screenpresso\Produccion\CertificadosProd\bit\2017-07-13_11h18_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3368663\Pictures\Screenpresso\Produccion\CertificadosProd\bit\2017-07-13_11h18_45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6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9088B" w14:textId="77777777" w:rsidR="00452CE6" w:rsidRDefault="00452CE6" w:rsidP="00452CE6">
      <w:r>
        <w:br w:type="page"/>
      </w:r>
    </w:p>
    <w:p w14:paraId="412977D7" w14:textId="77777777" w:rsidR="00452CE6" w:rsidRDefault="00452CE6" w:rsidP="00452CE6">
      <w:pPr>
        <w:pStyle w:val="ListParagraph"/>
        <w:numPr>
          <w:ilvl w:val="0"/>
          <w:numId w:val="15"/>
        </w:numPr>
        <w:jc w:val="both"/>
      </w:pPr>
      <w:r>
        <w:lastRenderedPageBreak/>
        <w:t xml:space="preserve">El siguiente paso es crear el archivo </w:t>
      </w:r>
      <w:r w:rsidRPr="00572C86">
        <w:rPr>
          <w:b/>
        </w:rPr>
        <w:t>.jks</w:t>
      </w:r>
      <w:r>
        <w:t xml:space="preserve"> desde el archivo </w:t>
      </w:r>
      <w:r w:rsidRPr="00572C86">
        <w:rPr>
          <w:b/>
        </w:rPr>
        <w:t>.pfx</w:t>
      </w:r>
      <w:r>
        <w:t>.</w:t>
      </w:r>
    </w:p>
    <w:p w14:paraId="6EE7478C" w14:textId="77777777" w:rsidR="00452CE6" w:rsidRPr="000B00A2" w:rsidRDefault="00452CE6" w:rsidP="00452CE6">
      <w:pPr>
        <w:jc w:val="both"/>
        <w:rPr>
          <w:lang w:val="es-MX"/>
          <w:rPrChange w:id="291" w:author="TechMAdmin" w:date="2017-07-17T19:57:00Z">
            <w:rPr/>
          </w:rPrChange>
        </w:rPr>
      </w:pPr>
    </w:p>
    <w:p w14:paraId="39B0BAE6" w14:textId="578F2184" w:rsidR="00452CE6" w:rsidRDefault="00452CE6" w:rsidP="00452CE6">
      <w:pPr>
        <w:jc w:val="center"/>
      </w:pPr>
      <w:r w:rsidRPr="00452CE6">
        <w:rPr>
          <w:noProof/>
          <w:lang w:val="es-MX" w:eastAsia="es-MX"/>
        </w:rPr>
        <w:drawing>
          <wp:inline distT="0" distB="0" distL="0" distR="0" wp14:anchorId="3034D5A6" wp14:editId="549C12E9">
            <wp:extent cx="5943600" cy="1553318"/>
            <wp:effectExtent l="0" t="0" r="0" b="8890"/>
            <wp:docPr id="380" name="Picture 380" descr="C:\Users\s3368663\Pictures\Screenpresso\Produccion\CertificadosProd\bit\2017-07-13_11h2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s3368663\Pictures\Screenpresso\Produccion\CertificadosProd\bit\2017-07-13_11h21_05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3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D8E7" w14:textId="77777777" w:rsidR="00452CE6" w:rsidRDefault="00452CE6" w:rsidP="00452CE6">
      <w:pPr>
        <w:jc w:val="center"/>
      </w:pPr>
    </w:p>
    <w:p w14:paraId="0AD3FD79" w14:textId="0E33D2FD" w:rsidR="00452CE6" w:rsidRDefault="00452CE6" w:rsidP="00452CE6">
      <w:pPr>
        <w:pStyle w:val="ListParagraph"/>
        <w:numPr>
          <w:ilvl w:val="0"/>
          <w:numId w:val="15"/>
        </w:numPr>
        <w:jc w:val="both"/>
      </w:pPr>
      <w:r>
        <w:t xml:space="preserve">Ahora modificaremos el archivo </w:t>
      </w:r>
      <w:commentRangeStart w:id="292"/>
      <w:r w:rsidR="009A3A55">
        <w:rPr>
          <w:b/>
        </w:rPr>
        <w:t>lisa.properties</w:t>
      </w:r>
      <w:commentRangeEnd w:id="292"/>
      <w:r w:rsidR="00783C02">
        <w:rPr>
          <w:rStyle w:val="CommentReference"/>
          <w:rFonts w:cstheme="majorBidi"/>
          <w:kern w:val="2"/>
          <w:lang w:val="en-US"/>
        </w:rPr>
        <w:commentReference w:id="292"/>
      </w:r>
      <w:r>
        <w:t xml:space="preserve"> e indicaremos la ubicación del certificado y el </w:t>
      </w:r>
      <w:commentRangeStart w:id="293"/>
      <w:r>
        <w:t>puerto</w:t>
      </w:r>
      <w:commentRangeEnd w:id="293"/>
      <w:r w:rsidR="00B41E00">
        <w:rPr>
          <w:rStyle w:val="CommentReference"/>
          <w:rFonts w:cstheme="majorBidi"/>
          <w:kern w:val="2"/>
          <w:lang w:val="en-US"/>
        </w:rPr>
        <w:commentReference w:id="293"/>
      </w:r>
      <w:r>
        <w:t>.</w:t>
      </w:r>
    </w:p>
    <w:p w14:paraId="01AFBF7C" w14:textId="77777777" w:rsidR="00452CE6" w:rsidRPr="000B00A2" w:rsidRDefault="00452CE6" w:rsidP="00452CE6">
      <w:pPr>
        <w:jc w:val="both"/>
        <w:rPr>
          <w:lang w:val="es-MX"/>
          <w:rPrChange w:id="294" w:author="TechMAdmin" w:date="2017-07-17T19:57:00Z">
            <w:rPr/>
          </w:rPrChange>
        </w:rPr>
      </w:pPr>
    </w:p>
    <w:p w14:paraId="4E51B82F" w14:textId="2B7C3FBB" w:rsidR="00452CE6" w:rsidRDefault="009A3A55" w:rsidP="00452CE6">
      <w:pPr>
        <w:jc w:val="center"/>
      </w:pPr>
      <w:r w:rsidRPr="009A3A55">
        <w:rPr>
          <w:noProof/>
          <w:lang w:val="es-MX" w:eastAsia="es-MX"/>
        </w:rPr>
        <w:drawing>
          <wp:inline distT="0" distB="0" distL="0" distR="0" wp14:anchorId="799461E9" wp14:editId="1F1B065B">
            <wp:extent cx="5943600" cy="1182372"/>
            <wp:effectExtent l="0" t="0" r="0" b="0"/>
            <wp:docPr id="381" name="Picture 381" descr="C:\Users\s3368663\Pictures\Screenpresso\Produccion\CertificadosProd\bit\2017-07-13_13h42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3368663\Pictures\Screenpresso\Produccion\CertificadosProd\bit\2017-07-13_13h42_18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01224" w14:textId="0C5C6054" w:rsidR="00452CE6" w:rsidRDefault="00452CE6">
      <w:pPr>
        <w:rPr>
          <w:lang w:val="es-MX"/>
        </w:rPr>
      </w:pPr>
    </w:p>
    <w:p w14:paraId="2237433E" w14:textId="77777777" w:rsidR="009A3A55" w:rsidRDefault="009A3A55" w:rsidP="009A3A55">
      <w:pPr>
        <w:pStyle w:val="ListParagraph"/>
        <w:numPr>
          <w:ilvl w:val="0"/>
          <w:numId w:val="15"/>
        </w:numPr>
        <w:jc w:val="both"/>
      </w:pPr>
      <w:r w:rsidRPr="008F1B0F">
        <w:t>Después iniciaremos el servicio y comprobaremos el funcionamiento de la herramienta.</w:t>
      </w:r>
    </w:p>
    <w:p w14:paraId="3D1B5766" w14:textId="77777777" w:rsidR="009A3A55" w:rsidRPr="000B00A2" w:rsidRDefault="009A3A55" w:rsidP="009A3A55">
      <w:pPr>
        <w:jc w:val="both"/>
        <w:rPr>
          <w:lang w:val="es-MX"/>
          <w:rPrChange w:id="295" w:author="TechMAdmin" w:date="2017-07-17T19:57:00Z">
            <w:rPr/>
          </w:rPrChange>
        </w:rPr>
      </w:pPr>
    </w:p>
    <w:p w14:paraId="5CF4AE88" w14:textId="77777777" w:rsidR="009A3A55" w:rsidRPr="000B00A2" w:rsidRDefault="009A3A55" w:rsidP="009A3A55">
      <w:pPr>
        <w:jc w:val="center"/>
        <w:rPr>
          <w:lang w:val="es-MX"/>
          <w:rPrChange w:id="296" w:author="TechMAdmin" w:date="2017-07-17T19:57:00Z">
            <w:rPr/>
          </w:rPrChange>
        </w:rPr>
      </w:pPr>
    </w:p>
    <w:p w14:paraId="31D88660" w14:textId="2D0A16B8" w:rsidR="009A3A55" w:rsidRDefault="009A3A55" w:rsidP="009A3A55">
      <w:pPr>
        <w:jc w:val="center"/>
      </w:pPr>
      <w:r w:rsidRPr="009A3A55">
        <w:rPr>
          <w:noProof/>
          <w:lang w:val="es-MX" w:eastAsia="es-MX"/>
        </w:rPr>
        <w:drawing>
          <wp:inline distT="0" distB="0" distL="0" distR="0" wp14:anchorId="77165BD8" wp14:editId="53873D82">
            <wp:extent cx="5943600" cy="3242945"/>
            <wp:effectExtent l="0" t="0" r="0" b="0"/>
            <wp:docPr id="383" name="Picture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7D8C" w14:textId="77777777" w:rsidR="009A3A55" w:rsidRDefault="009A3A55" w:rsidP="009A3A55">
      <w:pPr>
        <w:jc w:val="center"/>
      </w:pPr>
    </w:p>
    <w:p w14:paraId="3EEDBAF9" w14:textId="381C7D57" w:rsidR="001501DF" w:rsidRPr="00BE2FB6" w:rsidRDefault="001501DF" w:rsidP="001501DF">
      <w:pPr>
        <w:pStyle w:val="Heading2"/>
        <w:jc w:val="both"/>
        <w:rPr>
          <w:lang w:val="es-MX"/>
        </w:rPr>
      </w:pPr>
      <w:bookmarkStart w:id="297" w:name="_Toc488084936"/>
      <w:r>
        <w:rPr>
          <w:lang w:val="es-MX"/>
        </w:rPr>
        <w:lastRenderedPageBreak/>
        <w:t>CONEXIÓN SERVIDOR ESCLAVO 1 (LINUX) CON EL SERVIDOR JENKINS MAESTRO</w:t>
      </w:r>
      <w:bookmarkEnd w:id="297"/>
    </w:p>
    <w:p w14:paraId="412AA957" w14:textId="77777777" w:rsidR="001501DF" w:rsidRDefault="001501DF" w:rsidP="001501DF">
      <w:pPr>
        <w:jc w:val="both"/>
        <w:rPr>
          <w:lang w:val="es-MX"/>
        </w:rPr>
      </w:pPr>
      <w:r>
        <w:rPr>
          <w:lang w:val="es-MX"/>
        </w:rPr>
        <w:t>Para realizar la conexión con el servidor debemos de realizar los siguientes pasos:</w:t>
      </w:r>
    </w:p>
    <w:p w14:paraId="1CAF4201" w14:textId="77777777" w:rsidR="001501DF" w:rsidRDefault="001501DF" w:rsidP="001501DF">
      <w:pPr>
        <w:rPr>
          <w:lang w:val="es-MX"/>
        </w:rPr>
      </w:pPr>
    </w:p>
    <w:p w14:paraId="0A83DA36" w14:textId="77777777" w:rsidR="001501DF" w:rsidRDefault="001501DF" w:rsidP="001501DF">
      <w:pPr>
        <w:jc w:val="both"/>
        <w:rPr>
          <w:lang w:val="es-MX"/>
        </w:rPr>
      </w:pPr>
      <w:r>
        <w:rPr>
          <w:lang w:val="es-MX"/>
        </w:rPr>
        <w:t xml:space="preserve">Nos conectamos al servidor Jenkins Master </w:t>
      </w:r>
      <w:r w:rsidRPr="007A65D7">
        <w:rPr>
          <w:b/>
          <w:lang w:val="es-MX"/>
        </w:rPr>
        <w:t>MXSECLPR3AS2585</w:t>
      </w:r>
      <w:r>
        <w:rPr>
          <w:lang w:val="es-MX"/>
        </w:rPr>
        <w:t xml:space="preserve">, tomamos los certificados de este servidor para agregarlos al servidor </w:t>
      </w:r>
      <w:r w:rsidRPr="007A65D7">
        <w:rPr>
          <w:b/>
          <w:lang w:val="es-MX"/>
        </w:rPr>
        <w:t>MXSECLPR3AS2597</w:t>
      </w:r>
      <w:r>
        <w:rPr>
          <w:lang w:val="es-MX"/>
        </w:rPr>
        <w:t xml:space="preserve"> como se visualiza en la imagen:</w:t>
      </w:r>
    </w:p>
    <w:p w14:paraId="7F5705C8" w14:textId="77777777" w:rsidR="001501DF" w:rsidRDefault="001501DF" w:rsidP="001501DF">
      <w:pPr>
        <w:rPr>
          <w:lang w:val="es-MX"/>
        </w:rPr>
      </w:pPr>
    </w:p>
    <w:p w14:paraId="4885C463" w14:textId="77777777" w:rsidR="001501DF" w:rsidRDefault="001501DF" w:rsidP="001501DF">
      <w:pPr>
        <w:rPr>
          <w:lang w:val="es-MX"/>
        </w:rPr>
      </w:pPr>
      <w:r w:rsidRPr="007A65D7">
        <w:rPr>
          <w:noProof/>
          <w:lang w:val="es-MX" w:eastAsia="es-MX"/>
        </w:rPr>
        <w:drawing>
          <wp:inline distT="0" distB="0" distL="0" distR="0" wp14:anchorId="0E449472" wp14:editId="77FF9E0C">
            <wp:extent cx="3914775" cy="1219200"/>
            <wp:effectExtent l="0" t="0" r="9525" b="0"/>
            <wp:docPr id="9" name="Picture 9" descr="C:\Users\TechM user\Desktop\produccion_postgresql_7BitBucket\Produccion_certificados\jenkis_2585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hM user\Desktop\produccion_postgresql_7BitBucket\Produccion_certificados\jenkis_2585\12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BF82F" w14:textId="77777777" w:rsidR="001501DF" w:rsidRDefault="001501DF" w:rsidP="001501DF">
      <w:pPr>
        <w:rPr>
          <w:lang w:val="es-MX"/>
        </w:rPr>
      </w:pPr>
    </w:p>
    <w:p w14:paraId="01FD0456" w14:textId="77777777" w:rsidR="001501DF" w:rsidRPr="00744DB1" w:rsidRDefault="001501DF" w:rsidP="001501DF">
      <w:pPr>
        <w:jc w:val="both"/>
        <w:rPr>
          <w:lang w:val="es-MX"/>
        </w:rPr>
      </w:pPr>
      <w:r>
        <w:rPr>
          <w:lang w:val="es-MX"/>
        </w:rPr>
        <w:t xml:space="preserve">Ahora los agregamos al servidor </w:t>
      </w:r>
      <w:r w:rsidRPr="007A65D7">
        <w:rPr>
          <w:b/>
          <w:lang w:val="es-MX"/>
        </w:rPr>
        <w:t>MXSECLPR3AS2597</w:t>
      </w:r>
      <w:r>
        <w:rPr>
          <w:b/>
          <w:lang w:val="es-MX"/>
        </w:rPr>
        <w:t xml:space="preserve"> </w:t>
      </w:r>
      <w:r>
        <w:rPr>
          <w:lang w:val="es-MX"/>
        </w:rPr>
        <w:t>como se muestra en la imagen:</w:t>
      </w:r>
    </w:p>
    <w:p w14:paraId="629C01E0" w14:textId="77777777" w:rsidR="001501DF" w:rsidRDefault="001501DF" w:rsidP="001501DF">
      <w:pPr>
        <w:rPr>
          <w:lang w:val="es-MX"/>
        </w:rPr>
      </w:pPr>
    </w:p>
    <w:p w14:paraId="1600D5C8" w14:textId="77777777" w:rsidR="001501DF" w:rsidRDefault="001501DF" w:rsidP="001501DF">
      <w:pPr>
        <w:rPr>
          <w:lang w:val="es-MX"/>
        </w:rPr>
      </w:pPr>
      <w:r w:rsidRPr="00744DB1">
        <w:rPr>
          <w:noProof/>
          <w:lang w:val="es-MX" w:eastAsia="es-MX"/>
        </w:rPr>
        <w:drawing>
          <wp:inline distT="0" distB="0" distL="0" distR="0" wp14:anchorId="245F1AE3" wp14:editId="6F9738EC">
            <wp:extent cx="5943600" cy="1738305"/>
            <wp:effectExtent l="0" t="0" r="0" b="0"/>
            <wp:docPr id="44" name="Picture 44" descr="C:\Users\TechM user\Desktop\produccion_postgresql_7BitBucket\Produccion_certificados\slave_server1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hM user\Desktop\produccion_postgresql_7BitBucket\Produccion_certificados\slave_server13\2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1740" w14:textId="77777777" w:rsidR="001501DF" w:rsidRDefault="001501DF" w:rsidP="001501DF">
      <w:pPr>
        <w:rPr>
          <w:lang w:val="es-MX"/>
        </w:rPr>
      </w:pPr>
    </w:p>
    <w:p w14:paraId="1F86B191" w14:textId="77777777" w:rsidR="001501DF" w:rsidRDefault="001501DF" w:rsidP="001501DF">
      <w:pPr>
        <w:jc w:val="both"/>
        <w:rPr>
          <w:lang w:val="es-MX"/>
        </w:rPr>
      </w:pPr>
      <w:r>
        <w:rPr>
          <w:lang w:val="es-MX"/>
        </w:rPr>
        <w:t>Una vez realizados los pasos anteriores, ahora ejecutaremos el siguiente comando para conectar el servidor con el servidor maestro:</w:t>
      </w:r>
    </w:p>
    <w:p w14:paraId="0D56CDD0" w14:textId="77777777" w:rsidR="001501DF" w:rsidRDefault="001501DF" w:rsidP="001501DF">
      <w:pPr>
        <w:rPr>
          <w:lang w:val="es-MX"/>
        </w:rPr>
      </w:pPr>
    </w:p>
    <w:p w14:paraId="562258A3" w14:textId="77777777" w:rsidR="001501DF" w:rsidRDefault="001501DF" w:rsidP="001501DF">
      <w:pPr>
        <w:rPr>
          <w:lang w:val="es-MX"/>
        </w:rPr>
      </w:pPr>
      <w:r w:rsidRPr="001A3350">
        <w:rPr>
          <w:noProof/>
          <w:lang w:val="es-MX" w:eastAsia="es-MX"/>
        </w:rPr>
        <w:drawing>
          <wp:inline distT="0" distB="0" distL="0" distR="0" wp14:anchorId="176FBA5C" wp14:editId="344D2261">
            <wp:extent cx="5943600" cy="1688523"/>
            <wp:effectExtent l="0" t="0" r="0" b="6985"/>
            <wp:docPr id="45" name="Picture 45" descr="C:\Users\TechM user\Desktop\produccion_postgresql_7BitBucket\Produccion_certificados\slave_server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chM user\Desktop\produccion_postgresql_7BitBucket\Produccion_certificados\slave_server13\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F4844" w14:textId="77777777" w:rsidR="001501DF" w:rsidRDefault="001501DF" w:rsidP="001501DF">
      <w:pPr>
        <w:rPr>
          <w:lang w:val="es-MX"/>
        </w:rPr>
      </w:pPr>
    </w:p>
    <w:p w14:paraId="25745DDA" w14:textId="77777777" w:rsidR="001501DF" w:rsidRDefault="001501DF" w:rsidP="001501DF">
      <w:pPr>
        <w:jc w:val="both"/>
        <w:rPr>
          <w:lang w:val="es-MX"/>
        </w:rPr>
      </w:pPr>
      <w:r>
        <w:rPr>
          <w:lang w:val="es-MX"/>
        </w:rPr>
        <w:t xml:space="preserve">Con la respuesta </w:t>
      </w:r>
      <w:r w:rsidRPr="003F3D25">
        <w:rPr>
          <w:b/>
          <w:lang w:val="es-MX"/>
        </w:rPr>
        <w:t>CONNECT</w:t>
      </w:r>
      <w:r>
        <w:rPr>
          <w:lang w:val="es-MX"/>
        </w:rPr>
        <w:t xml:space="preserve"> que se muestra en la ejecución del comando garantiza que se conectó el servidor </w:t>
      </w:r>
      <w:r w:rsidRPr="007A65D7">
        <w:rPr>
          <w:b/>
          <w:lang w:val="es-MX"/>
        </w:rPr>
        <w:t>MXSECLPR3AS2597</w:t>
      </w:r>
      <w:r>
        <w:rPr>
          <w:lang w:val="es-MX"/>
        </w:rPr>
        <w:t xml:space="preserve"> con el servidor maestro </w:t>
      </w:r>
      <w:r w:rsidRPr="007A65D7">
        <w:rPr>
          <w:b/>
          <w:lang w:val="es-MX"/>
        </w:rPr>
        <w:t>MXSECLPR3AS2585</w:t>
      </w:r>
      <w:r>
        <w:rPr>
          <w:lang w:val="es-MX"/>
        </w:rPr>
        <w:t>.</w:t>
      </w:r>
    </w:p>
    <w:p w14:paraId="2CC585EB" w14:textId="77777777" w:rsidR="00E50960" w:rsidRPr="00BE2FB6" w:rsidRDefault="00E50960" w:rsidP="00E50960">
      <w:pPr>
        <w:pStyle w:val="Heading2"/>
        <w:jc w:val="both"/>
        <w:rPr>
          <w:lang w:val="es-MX"/>
        </w:rPr>
      </w:pPr>
      <w:bookmarkStart w:id="298" w:name="_Toc488084937"/>
      <w:r w:rsidRPr="00BE2FB6">
        <w:rPr>
          <w:lang w:val="es-MX"/>
        </w:rPr>
        <w:lastRenderedPageBreak/>
        <w:t>XL RELEASE</w:t>
      </w:r>
      <w:bookmarkEnd w:id="298"/>
    </w:p>
    <w:p w14:paraId="7C41457D" w14:textId="30AF4524" w:rsidR="00E50960" w:rsidRDefault="00E50960">
      <w:pPr>
        <w:rPr>
          <w:lang w:val="es-MX"/>
        </w:rPr>
      </w:pPr>
      <w:r>
        <w:rPr>
          <w:lang w:val="es-MX"/>
        </w:rPr>
        <w:br w:type="page"/>
      </w:r>
    </w:p>
    <w:p w14:paraId="492CC7FB" w14:textId="77777777" w:rsidR="00E50960" w:rsidRPr="00BE2FB6" w:rsidRDefault="00E50960" w:rsidP="00E50960">
      <w:pPr>
        <w:pStyle w:val="Heading2"/>
        <w:jc w:val="both"/>
        <w:rPr>
          <w:lang w:val="es-MX"/>
        </w:rPr>
      </w:pPr>
      <w:bookmarkStart w:id="299" w:name="_Toc488084938"/>
      <w:r w:rsidRPr="00BE2FB6">
        <w:rPr>
          <w:lang w:val="es-MX"/>
        </w:rPr>
        <w:lastRenderedPageBreak/>
        <w:t>XL DEPLOY</w:t>
      </w:r>
      <w:bookmarkEnd w:id="299"/>
    </w:p>
    <w:p w14:paraId="3E3150F4" w14:textId="5AE3EE00" w:rsidR="001501DF" w:rsidRDefault="00E50960" w:rsidP="001501DF">
      <w:pPr>
        <w:rPr>
          <w:lang w:val="es-MX"/>
        </w:rPr>
      </w:pPr>
      <w:r>
        <w:rPr>
          <w:lang w:val="es-MX"/>
        </w:rPr>
        <w:br w:type="page"/>
      </w:r>
    </w:p>
    <w:p w14:paraId="0FF2B7AA" w14:textId="77777777" w:rsidR="00106510" w:rsidRPr="00BE2FB6" w:rsidRDefault="00106510" w:rsidP="00106510">
      <w:pPr>
        <w:pStyle w:val="Heading2"/>
        <w:jc w:val="both"/>
        <w:rPr>
          <w:lang w:val="es-MX"/>
        </w:rPr>
      </w:pPr>
      <w:bookmarkStart w:id="300" w:name="_Toc488084939"/>
      <w:r>
        <w:rPr>
          <w:lang w:val="es-MX"/>
        </w:rPr>
        <w:lastRenderedPageBreak/>
        <w:t>CONEXIÓN SERVIDOR ESCLAVO 1 (LINUX) CON EL SERVIDOR JENKINS MAESTRO</w:t>
      </w:r>
      <w:bookmarkEnd w:id="300"/>
    </w:p>
    <w:p w14:paraId="6D7CAE60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>Para realizar la conexión con el servidor debemos de realizar los siguientes pasos:</w:t>
      </w:r>
    </w:p>
    <w:p w14:paraId="633A8CDD" w14:textId="77777777" w:rsidR="00106510" w:rsidRDefault="00106510" w:rsidP="00106510">
      <w:pPr>
        <w:rPr>
          <w:lang w:val="es-MX"/>
        </w:rPr>
      </w:pPr>
    </w:p>
    <w:p w14:paraId="583ADB04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Nos conectamos al servidor Jenkins Master </w:t>
      </w:r>
      <w:r w:rsidRPr="007A65D7">
        <w:rPr>
          <w:b/>
          <w:lang w:val="es-MX"/>
        </w:rPr>
        <w:t>MXSECLPR3AS2585</w:t>
      </w:r>
      <w:r>
        <w:rPr>
          <w:lang w:val="es-MX"/>
        </w:rPr>
        <w:t xml:space="preserve">, tomamos los certificados de este servidor para agregarlos al servidor </w:t>
      </w:r>
      <w:r w:rsidRPr="007A65D7">
        <w:rPr>
          <w:b/>
          <w:lang w:val="es-MX"/>
        </w:rPr>
        <w:t>MXSECLPR3AS2597</w:t>
      </w:r>
      <w:r>
        <w:rPr>
          <w:lang w:val="es-MX"/>
        </w:rPr>
        <w:t xml:space="preserve"> como se visualiza en la imagen:</w:t>
      </w:r>
    </w:p>
    <w:p w14:paraId="64F11566" w14:textId="77777777" w:rsidR="00106510" w:rsidRDefault="00106510" w:rsidP="00106510">
      <w:pPr>
        <w:rPr>
          <w:lang w:val="es-MX"/>
        </w:rPr>
      </w:pPr>
    </w:p>
    <w:p w14:paraId="0FCEC7F1" w14:textId="77777777" w:rsidR="00106510" w:rsidRDefault="00106510" w:rsidP="00106510">
      <w:pPr>
        <w:rPr>
          <w:lang w:val="es-MX"/>
        </w:rPr>
      </w:pPr>
      <w:r w:rsidRPr="007A65D7">
        <w:rPr>
          <w:noProof/>
          <w:lang w:val="es-MX" w:eastAsia="es-MX"/>
        </w:rPr>
        <w:drawing>
          <wp:inline distT="0" distB="0" distL="0" distR="0" wp14:anchorId="2158D180" wp14:editId="6769D45E">
            <wp:extent cx="3914775" cy="1219200"/>
            <wp:effectExtent l="0" t="0" r="9525" b="0"/>
            <wp:docPr id="384" name="Picture 384" descr="C:\Users\TechM user\Desktop\produccion_postgresql_7BitBucket\Produccion_certificados\jenkis_2585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echM user\Desktop\produccion_postgresql_7BitBucket\Produccion_certificados\jenkis_2585\12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32E2" w14:textId="77777777" w:rsidR="00106510" w:rsidRDefault="00106510" w:rsidP="00106510">
      <w:pPr>
        <w:rPr>
          <w:lang w:val="es-MX"/>
        </w:rPr>
      </w:pPr>
    </w:p>
    <w:p w14:paraId="4981C2C5" w14:textId="77777777" w:rsidR="00106510" w:rsidRPr="00744DB1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Ahora los agregamos al servidor </w:t>
      </w:r>
      <w:r w:rsidRPr="007A65D7">
        <w:rPr>
          <w:b/>
          <w:lang w:val="es-MX"/>
        </w:rPr>
        <w:t>MXSECLPR3AS2597</w:t>
      </w:r>
      <w:r>
        <w:rPr>
          <w:b/>
          <w:lang w:val="es-MX"/>
        </w:rPr>
        <w:t xml:space="preserve"> </w:t>
      </w:r>
      <w:r>
        <w:rPr>
          <w:lang w:val="es-MX"/>
        </w:rPr>
        <w:t>como se muestra en la imagen:</w:t>
      </w:r>
    </w:p>
    <w:p w14:paraId="1219E206" w14:textId="77777777" w:rsidR="00106510" w:rsidRDefault="00106510" w:rsidP="00106510">
      <w:pPr>
        <w:rPr>
          <w:lang w:val="es-MX"/>
        </w:rPr>
      </w:pPr>
    </w:p>
    <w:p w14:paraId="0600CD96" w14:textId="77777777" w:rsidR="00106510" w:rsidRDefault="00106510" w:rsidP="00106510">
      <w:pPr>
        <w:rPr>
          <w:lang w:val="es-MX"/>
        </w:rPr>
      </w:pPr>
      <w:r w:rsidRPr="00744DB1">
        <w:rPr>
          <w:noProof/>
          <w:lang w:val="es-MX" w:eastAsia="es-MX"/>
        </w:rPr>
        <w:drawing>
          <wp:inline distT="0" distB="0" distL="0" distR="0" wp14:anchorId="6205152E" wp14:editId="780A694A">
            <wp:extent cx="5943600" cy="1738305"/>
            <wp:effectExtent l="0" t="0" r="0" b="0"/>
            <wp:docPr id="385" name="Picture 385" descr="C:\Users\TechM user\Desktop\produccion_postgresql_7BitBucket\Produccion_certificados\slave_server1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echM user\Desktop\produccion_postgresql_7BitBucket\Produccion_certificados\slave_server13\2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98F4" w14:textId="77777777" w:rsidR="00106510" w:rsidRDefault="00106510" w:rsidP="00106510">
      <w:pPr>
        <w:rPr>
          <w:lang w:val="es-MX"/>
        </w:rPr>
      </w:pPr>
    </w:p>
    <w:p w14:paraId="6E87C1F2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>Una vez realizados los pasos anteriores, ahora ejecutaremos el siguiente comando para conectar el servidor con el servidor maestro:</w:t>
      </w:r>
    </w:p>
    <w:p w14:paraId="69286409" w14:textId="77777777" w:rsidR="00106510" w:rsidRDefault="00106510" w:rsidP="00106510">
      <w:pPr>
        <w:rPr>
          <w:lang w:val="es-MX"/>
        </w:rPr>
      </w:pPr>
    </w:p>
    <w:p w14:paraId="4D92A8AD" w14:textId="77777777" w:rsidR="00106510" w:rsidRDefault="00106510" w:rsidP="00106510">
      <w:pPr>
        <w:rPr>
          <w:lang w:val="es-MX"/>
        </w:rPr>
      </w:pPr>
      <w:r w:rsidRPr="001A3350">
        <w:rPr>
          <w:noProof/>
          <w:lang w:val="es-MX" w:eastAsia="es-MX"/>
        </w:rPr>
        <w:drawing>
          <wp:inline distT="0" distB="0" distL="0" distR="0" wp14:anchorId="42762515" wp14:editId="4979715E">
            <wp:extent cx="5943600" cy="1688523"/>
            <wp:effectExtent l="0" t="0" r="0" b="6985"/>
            <wp:docPr id="386" name="Picture 386" descr="C:\Users\TechM user\Desktop\produccion_postgresql_7BitBucket\Produccion_certificados\slave_server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echM user\Desktop\produccion_postgresql_7BitBucket\Produccion_certificados\slave_server13\1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DD4E9" w14:textId="77777777" w:rsidR="00106510" w:rsidRDefault="00106510" w:rsidP="00106510">
      <w:pPr>
        <w:rPr>
          <w:lang w:val="es-MX"/>
        </w:rPr>
      </w:pPr>
    </w:p>
    <w:p w14:paraId="40BD9CE0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Con la respuesta </w:t>
      </w:r>
      <w:r w:rsidRPr="003F3D25">
        <w:rPr>
          <w:b/>
          <w:lang w:val="es-MX"/>
        </w:rPr>
        <w:t>CONNECT</w:t>
      </w:r>
      <w:r>
        <w:rPr>
          <w:lang w:val="es-MX"/>
        </w:rPr>
        <w:t xml:space="preserve"> que se muestra en la ejecución del comando garantiza que se conectó el servidor </w:t>
      </w:r>
      <w:r w:rsidRPr="007A65D7">
        <w:rPr>
          <w:b/>
          <w:lang w:val="es-MX"/>
        </w:rPr>
        <w:t>MXSECLPR3AS2597</w:t>
      </w:r>
      <w:r>
        <w:rPr>
          <w:lang w:val="es-MX"/>
        </w:rPr>
        <w:t xml:space="preserve"> con el servidor maestro </w:t>
      </w:r>
      <w:r w:rsidRPr="007A65D7">
        <w:rPr>
          <w:b/>
          <w:lang w:val="es-MX"/>
        </w:rPr>
        <w:t>MXSECLPR3AS2585</w:t>
      </w:r>
      <w:r>
        <w:rPr>
          <w:lang w:val="es-MX"/>
        </w:rPr>
        <w:t>.</w:t>
      </w:r>
    </w:p>
    <w:p w14:paraId="453819FD" w14:textId="77777777" w:rsidR="00106510" w:rsidRDefault="00106510" w:rsidP="00106510">
      <w:pPr>
        <w:rPr>
          <w:lang w:val="es-MX"/>
        </w:rPr>
      </w:pPr>
    </w:p>
    <w:p w14:paraId="1449C5DF" w14:textId="77777777" w:rsidR="00106510" w:rsidRPr="00BE2FB6" w:rsidRDefault="00106510" w:rsidP="00106510">
      <w:pPr>
        <w:pStyle w:val="Heading2"/>
        <w:jc w:val="both"/>
        <w:rPr>
          <w:lang w:val="es-MX"/>
        </w:rPr>
      </w:pPr>
      <w:bookmarkStart w:id="301" w:name="_Toc488084940"/>
      <w:r>
        <w:rPr>
          <w:lang w:val="es-MX"/>
        </w:rPr>
        <w:t>CONEXIÓN SERVIDOR ESCLAVO 1 (GIT) CON EL SERVIDOR BITBUCKET</w:t>
      </w:r>
      <w:bookmarkEnd w:id="301"/>
    </w:p>
    <w:p w14:paraId="6D38B002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Nos conectamos al servidor </w:t>
      </w:r>
      <w:r w:rsidRPr="00421B43">
        <w:rPr>
          <w:b/>
          <w:lang w:val="es-MX"/>
        </w:rPr>
        <w:t>MXSECLPR3AS2589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y copiamos los certificados en la carpeta </w:t>
      </w:r>
      <w:r w:rsidRPr="00421B43">
        <w:rPr>
          <w:b/>
          <w:lang w:val="es-MX"/>
        </w:rPr>
        <w:t>cert_bitbucket</w:t>
      </w:r>
      <w:r>
        <w:rPr>
          <w:lang w:val="es-MX"/>
        </w:rPr>
        <w:t xml:space="preserve"> en el home del usuario:</w:t>
      </w:r>
    </w:p>
    <w:p w14:paraId="32C53F2E" w14:textId="77777777" w:rsidR="00106510" w:rsidRDefault="00106510" w:rsidP="00106510">
      <w:pPr>
        <w:rPr>
          <w:lang w:val="es-MX"/>
        </w:rPr>
      </w:pPr>
    </w:p>
    <w:p w14:paraId="54158454" w14:textId="77777777" w:rsidR="00106510" w:rsidRDefault="00106510" w:rsidP="00106510">
      <w:pPr>
        <w:rPr>
          <w:lang w:val="es-MX"/>
        </w:rPr>
      </w:pPr>
      <w:r w:rsidRPr="00421B43">
        <w:rPr>
          <w:noProof/>
          <w:lang w:val="es-MX" w:eastAsia="es-MX"/>
        </w:rPr>
        <w:drawing>
          <wp:inline distT="0" distB="0" distL="0" distR="0" wp14:anchorId="52FEFBB6" wp14:editId="1B0B69C8">
            <wp:extent cx="3009900" cy="2038350"/>
            <wp:effectExtent l="0" t="0" r="0" b="0"/>
            <wp:docPr id="46" name="Picture 46" descr="C:\Users\TechM user\Desktop\produccion_postgresql_7BitBucket\Produccion_certificados\slave145\git_bitbucke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echM user\Desktop\produccion_postgresql_7BitBucket\Produccion_certificados\slave145\git_bitbucket\3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26255" w14:textId="77777777" w:rsidR="00106510" w:rsidRDefault="00106510" w:rsidP="00106510">
      <w:pPr>
        <w:rPr>
          <w:lang w:val="es-MX"/>
        </w:rPr>
      </w:pPr>
    </w:p>
    <w:p w14:paraId="1D032C3A" w14:textId="77777777" w:rsidR="00106510" w:rsidRDefault="00106510" w:rsidP="00106510">
      <w:pPr>
        <w:rPr>
          <w:lang w:val="es-MX"/>
        </w:rPr>
      </w:pPr>
    </w:p>
    <w:p w14:paraId="1DC45C47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Una vez realizado lo anterior, nos conectamos al servidor </w:t>
      </w:r>
      <w:r w:rsidRPr="00421B43">
        <w:rPr>
          <w:b/>
          <w:lang w:val="es-MX"/>
        </w:rPr>
        <w:t>MXSECLPR3AS2597</w:t>
      </w:r>
      <w:r>
        <w:rPr>
          <w:lang w:val="es-MX"/>
        </w:rPr>
        <w:t xml:space="preserve"> y agregamos los certificados al archivo </w:t>
      </w:r>
      <w:r w:rsidRPr="002A4C74">
        <w:rPr>
          <w:b/>
          <w:lang w:val="es-MX"/>
        </w:rPr>
        <w:t>ca-blunde.crt</w:t>
      </w:r>
      <w:r>
        <w:rPr>
          <w:lang w:val="es-MX"/>
        </w:rPr>
        <w:t>, como se muestra en la imagen:</w:t>
      </w:r>
    </w:p>
    <w:p w14:paraId="1114D3E8" w14:textId="77777777" w:rsidR="00106510" w:rsidRDefault="00106510" w:rsidP="00106510">
      <w:pPr>
        <w:rPr>
          <w:lang w:val="es-MX"/>
        </w:rPr>
      </w:pPr>
    </w:p>
    <w:p w14:paraId="67122307" w14:textId="77777777" w:rsidR="00106510" w:rsidRPr="002A4C74" w:rsidRDefault="00106510" w:rsidP="00106510">
      <w:pPr>
        <w:rPr>
          <w:lang w:val="es-MX"/>
        </w:rPr>
      </w:pPr>
      <w:r w:rsidRPr="002A4C74">
        <w:rPr>
          <w:noProof/>
          <w:lang w:val="es-MX" w:eastAsia="es-MX"/>
        </w:rPr>
        <w:drawing>
          <wp:inline distT="0" distB="0" distL="0" distR="0" wp14:anchorId="1FE5F061" wp14:editId="53438118">
            <wp:extent cx="5943600" cy="1088950"/>
            <wp:effectExtent l="0" t="0" r="0" b="0"/>
            <wp:docPr id="47" name="Picture 47" descr="C:\Users\TechM user\Desktop\produccion_postgresql_7BitBucket\Produccion_certificados\slave_server13\git_configure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echM user\Desktop\produccion_postgresql_7BitBucket\Produccion_certificados\slave_server13\git_configure\4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6A2C7" w14:textId="77777777" w:rsidR="00106510" w:rsidRDefault="00106510" w:rsidP="00106510">
      <w:pPr>
        <w:rPr>
          <w:lang w:val="es-MX"/>
        </w:rPr>
      </w:pPr>
    </w:p>
    <w:p w14:paraId="6E2F80F6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>Para realizar la prueba nos conectamos al repositorio de SEL, para verificar la conexión con los certificados.</w:t>
      </w:r>
    </w:p>
    <w:p w14:paraId="2F7340F3" w14:textId="77777777" w:rsidR="00106510" w:rsidRDefault="00106510" w:rsidP="00106510">
      <w:pPr>
        <w:rPr>
          <w:lang w:val="es-MX"/>
        </w:rPr>
      </w:pPr>
    </w:p>
    <w:p w14:paraId="738F6D2F" w14:textId="77777777" w:rsidR="00106510" w:rsidRDefault="00106510" w:rsidP="00106510">
      <w:pPr>
        <w:rPr>
          <w:lang w:val="es-MX"/>
        </w:rPr>
      </w:pPr>
      <w:r w:rsidRPr="00C80B05">
        <w:rPr>
          <w:noProof/>
          <w:lang w:val="es-MX" w:eastAsia="es-MX"/>
        </w:rPr>
        <w:drawing>
          <wp:inline distT="0" distB="0" distL="0" distR="0" wp14:anchorId="5FBC56F9" wp14:editId="576185D1">
            <wp:extent cx="5943600" cy="1413679"/>
            <wp:effectExtent l="0" t="0" r="0" b="0"/>
            <wp:docPr id="49" name="Picture 49" descr="C:\Users\TechM user\Desktop\produccion_postgresql_7BitBucket\Produccion_certificados\slave_server13\git_configure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echM user\Desktop\produccion_postgresql_7BitBucket\Produccion_certificados\slave_server13\git_configure\6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CAC24" w14:textId="77777777" w:rsidR="00106510" w:rsidRDefault="00106510" w:rsidP="00106510">
      <w:pPr>
        <w:rPr>
          <w:lang w:val="es-MX"/>
        </w:rPr>
      </w:pPr>
    </w:p>
    <w:p w14:paraId="5E44DBE2" w14:textId="77777777" w:rsidR="00106510" w:rsidRDefault="00106510" w:rsidP="00106510">
      <w:pPr>
        <w:rPr>
          <w:lang w:val="es-MX"/>
        </w:rPr>
      </w:pPr>
      <w:r>
        <w:rPr>
          <w:lang w:val="es-MX"/>
        </w:rPr>
        <w:t>La conexión es correcta ya que se pudo descargar sin problemas el repositorio.</w:t>
      </w:r>
    </w:p>
    <w:p w14:paraId="12B46225" w14:textId="77777777" w:rsidR="00106510" w:rsidRDefault="00106510" w:rsidP="00106510">
      <w:pPr>
        <w:rPr>
          <w:lang w:val="es-MX"/>
        </w:rPr>
      </w:pPr>
    </w:p>
    <w:p w14:paraId="2D25CE47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lastRenderedPageBreak/>
        <w:t xml:space="preserve">Nota: Para </w:t>
      </w:r>
      <w:r w:rsidRPr="0068688C">
        <w:rPr>
          <w:b/>
          <w:lang w:val="es-MX"/>
        </w:rPr>
        <w:t>Artifactory</w:t>
      </w:r>
      <w:r>
        <w:rPr>
          <w:lang w:val="es-MX"/>
        </w:rPr>
        <w:t xml:space="preserve"> con </w:t>
      </w:r>
      <w:r w:rsidRPr="0068688C">
        <w:rPr>
          <w:b/>
          <w:lang w:val="es-MX"/>
        </w:rPr>
        <w:t>Maven</w:t>
      </w:r>
      <w:r>
        <w:rPr>
          <w:lang w:val="es-MX"/>
        </w:rPr>
        <w:t xml:space="preserve"> está pendiente ya que los certificados tienen detalles en su configuración, la conexión entre para el </w:t>
      </w:r>
      <w:r w:rsidRPr="0068688C">
        <w:rPr>
          <w:b/>
          <w:lang w:val="es-MX"/>
        </w:rPr>
        <w:t>sonar-scanner</w:t>
      </w:r>
      <w:r>
        <w:rPr>
          <w:lang w:val="es-MX"/>
        </w:rPr>
        <w:t xml:space="preserve"> está pendiente ya que el servidor de </w:t>
      </w:r>
      <w:r>
        <w:rPr>
          <w:b/>
          <w:lang w:val="es-MX"/>
        </w:rPr>
        <w:t>SonarQ</w:t>
      </w:r>
      <w:r w:rsidRPr="0068688C">
        <w:rPr>
          <w:b/>
          <w:lang w:val="es-MX"/>
        </w:rPr>
        <w:t>ube</w:t>
      </w:r>
      <w:r>
        <w:rPr>
          <w:lang w:val="es-MX"/>
        </w:rPr>
        <w:t xml:space="preserve"> no tiene salida a internet.</w:t>
      </w:r>
    </w:p>
    <w:p w14:paraId="1E675369" w14:textId="77777777" w:rsidR="00106510" w:rsidRDefault="00106510" w:rsidP="00106510">
      <w:pPr>
        <w:jc w:val="both"/>
        <w:rPr>
          <w:lang w:val="es-MX"/>
        </w:rPr>
      </w:pPr>
    </w:p>
    <w:p w14:paraId="7CF79FE8" w14:textId="77777777" w:rsidR="00106510" w:rsidRDefault="00106510" w:rsidP="00106510">
      <w:pPr>
        <w:rPr>
          <w:lang w:val="es-MX"/>
        </w:rPr>
      </w:pPr>
    </w:p>
    <w:p w14:paraId="42BE9366" w14:textId="77777777" w:rsidR="00106510" w:rsidRDefault="00106510" w:rsidP="00106510">
      <w:pPr>
        <w:pStyle w:val="Heading2"/>
        <w:rPr>
          <w:lang w:val="es-MX"/>
        </w:rPr>
      </w:pPr>
      <w:bookmarkStart w:id="302" w:name="_Toc488084941"/>
      <w:r>
        <w:rPr>
          <w:lang w:val="es-MX"/>
        </w:rPr>
        <w:t>CONEXIÓN ESCLAVO 2 Y 3 (WINDOWS SERVER) CON EL SERVIDOR JENKINS MAESTRO</w:t>
      </w:r>
      <w:bookmarkEnd w:id="302"/>
      <w:r>
        <w:rPr>
          <w:lang w:val="es-MX"/>
        </w:rPr>
        <w:t xml:space="preserve"> </w:t>
      </w:r>
    </w:p>
    <w:p w14:paraId="24297D4F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En el procedimiento anterior ya teníamos los certificados del servidor Jenkins maestro </w:t>
      </w:r>
      <w:r w:rsidRPr="00E637BA">
        <w:rPr>
          <w:b/>
          <w:lang w:val="es-MX"/>
        </w:rPr>
        <w:t>MXSECLPR3AS2585</w:t>
      </w:r>
      <w:r>
        <w:rPr>
          <w:lang w:val="es-MX"/>
        </w:rPr>
        <w:t xml:space="preserve">, ahora los configuraremos los certificados en el servidor 3 </w:t>
      </w:r>
      <w:r w:rsidRPr="00E637BA">
        <w:rPr>
          <w:b/>
          <w:lang w:val="es-MX"/>
        </w:rPr>
        <w:t>MXSECIPR3AS2584</w:t>
      </w:r>
      <w:r>
        <w:rPr>
          <w:b/>
          <w:lang w:val="es-MX"/>
        </w:rPr>
        <w:t xml:space="preserve">, </w:t>
      </w:r>
      <w:r>
        <w:rPr>
          <w:lang w:val="es-MX"/>
        </w:rPr>
        <w:t>entraremos a la siguiente consola:</w:t>
      </w:r>
    </w:p>
    <w:p w14:paraId="66B8FD97" w14:textId="77777777" w:rsidR="00106510" w:rsidRDefault="00106510" w:rsidP="00106510">
      <w:pPr>
        <w:jc w:val="both"/>
        <w:rPr>
          <w:lang w:val="es-MX"/>
        </w:rPr>
      </w:pPr>
    </w:p>
    <w:p w14:paraId="61E5650B" w14:textId="77777777" w:rsidR="00106510" w:rsidRDefault="00106510" w:rsidP="00106510">
      <w:pPr>
        <w:jc w:val="both"/>
        <w:rPr>
          <w:lang w:val="es-MX"/>
        </w:rPr>
      </w:pPr>
      <w:r w:rsidRPr="00E637BA">
        <w:rPr>
          <w:noProof/>
          <w:lang w:val="es-MX" w:eastAsia="es-MX"/>
        </w:rPr>
        <w:drawing>
          <wp:inline distT="0" distB="0" distL="0" distR="0" wp14:anchorId="53578A53" wp14:editId="60628577">
            <wp:extent cx="5943600" cy="1652954"/>
            <wp:effectExtent l="0" t="0" r="0" b="4445"/>
            <wp:docPr id="50" name="Picture 50" descr="C:\Users\TechM user\Desktop\produccion_postgresql_7BitBucket\Produccion_certificados\slave14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echM user\Desktop\produccion_postgresql_7BitBucket\Produccion_certificados\slave146\2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23302" w14:textId="77777777" w:rsidR="00106510" w:rsidRDefault="00106510" w:rsidP="00106510">
      <w:pPr>
        <w:jc w:val="both"/>
        <w:rPr>
          <w:lang w:val="es-MX"/>
        </w:rPr>
      </w:pPr>
    </w:p>
    <w:p w14:paraId="2A4BAFAA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Agregaremos el certificado a las secciones de </w:t>
      </w:r>
      <w:r w:rsidRPr="00E637BA">
        <w:rPr>
          <w:b/>
          <w:lang w:val="es-MX"/>
        </w:rPr>
        <w:t>Certificates</w:t>
      </w:r>
      <w:r>
        <w:rPr>
          <w:lang w:val="es-MX"/>
        </w:rPr>
        <w:t xml:space="preserve"> como certificado </w:t>
      </w:r>
      <w:r w:rsidRPr="00971DBD">
        <w:rPr>
          <w:b/>
          <w:lang w:val="es-MX"/>
        </w:rPr>
        <w:t>Personal</w:t>
      </w:r>
      <w:r>
        <w:rPr>
          <w:lang w:val="es-MX"/>
        </w:rPr>
        <w:t xml:space="preserve"> y </w:t>
      </w:r>
      <w:r w:rsidRPr="00E637BA">
        <w:rPr>
          <w:b/>
          <w:lang w:val="es-MX"/>
        </w:rPr>
        <w:t>Trusted Root Certification</w:t>
      </w:r>
      <w:r>
        <w:rPr>
          <w:lang w:val="es-MX"/>
        </w:rPr>
        <w:t>.</w:t>
      </w:r>
    </w:p>
    <w:p w14:paraId="349EE1BA" w14:textId="77777777" w:rsidR="00106510" w:rsidRDefault="00106510" w:rsidP="00106510">
      <w:pPr>
        <w:jc w:val="both"/>
        <w:rPr>
          <w:lang w:val="es-MX"/>
        </w:rPr>
      </w:pPr>
    </w:p>
    <w:p w14:paraId="4E4675A9" w14:textId="77777777" w:rsidR="00106510" w:rsidRDefault="00106510" w:rsidP="00106510">
      <w:pPr>
        <w:jc w:val="both"/>
        <w:rPr>
          <w:lang w:val="es-MX"/>
        </w:rPr>
      </w:pPr>
      <w:r w:rsidRPr="00E637BA">
        <w:rPr>
          <w:noProof/>
          <w:lang w:val="es-MX" w:eastAsia="es-MX"/>
        </w:rPr>
        <w:drawing>
          <wp:inline distT="0" distB="0" distL="0" distR="0" wp14:anchorId="3EA714FA" wp14:editId="2ADC8021">
            <wp:extent cx="4619625" cy="1333500"/>
            <wp:effectExtent l="0" t="0" r="9525" b="0"/>
            <wp:docPr id="51" name="Picture 51" descr="C:\Users\TechM user\Desktop\produccion_postgresql_7BitBucket\Produccion_certificados\slave146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echM user\Desktop\produccion_postgresql_7BitBucket\Produccion_certificados\slave146\15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AD1D" w14:textId="77777777" w:rsidR="00106510" w:rsidRDefault="00106510" w:rsidP="00106510">
      <w:pPr>
        <w:jc w:val="both"/>
        <w:rPr>
          <w:lang w:val="es-MX"/>
        </w:rPr>
      </w:pPr>
    </w:p>
    <w:p w14:paraId="6729E768" w14:textId="77777777" w:rsidR="00106510" w:rsidRPr="00E637BA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 </w:t>
      </w:r>
    </w:p>
    <w:p w14:paraId="4D9F71A0" w14:textId="77777777" w:rsidR="00106510" w:rsidRPr="006257DD" w:rsidRDefault="00106510" w:rsidP="00106510">
      <w:pPr>
        <w:rPr>
          <w:lang w:val="es-MX"/>
        </w:rPr>
      </w:pPr>
      <w:r w:rsidRPr="00971DBD">
        <w:rPr>
          <w:noProof/>
          <w:lang w:val="es-MX" w:eastAsia="es-MX"/>
        </w:rPr>
        <w:lastRenderedPageBreak/>
        <w:drawing>
          <wp:inline distT="0" distB="0" distL="0" distR="0" wp14:anchorId="682C4C80" wp14:editId="067FB487">
            <wp:extent cx="5943600" cy="2933405"/>
            <wp:effectExtent l="0" t="0" r="0" b="635"/>
            <wp:docPr id="52" name="Picture 52" descr="C:\Users\TechM user\Desktop\produccion_postgresql_7BitBucket\Produccion_certificados\slave146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chM user\Desktop\produccion_postgresql_7BitBucket\Produccion_certificados\slave146\22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DE1D" w14:textId="77777777" w:rsidR="00106510" w:rsidRDefault="00106510" w:rsidP="00106510">
      <w:pPr>
        <w:rPr>
          <w:lang w:val="es-MX"/>
        </w:rPr>
      </w:pPr>
    </w:p>
    <w:p w14:paraId="6613FA51" w14:textId="77777777" w:rsidR="00106510" w:rsidRDefault="00106510" w:rsidP="00106510">
      <w:pPr>
        <w:rPr>
          <w:lang w:val="es-MX"/>
        </w:rPr>
      </w:pPr>
    </w:p>
    <w:p w14:paraId="2776D1F7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Después de haber agregado los certificados al servidor ejecutamos el siguiente archivo en la consola de Windows para que se conecte al servidor master Jenkins </w:t>
      </w:r>
      <w:r w:rsidRPr="00490413">
        <w:rPr>
          <w:b/>
          <w:lang w:val="es-MX"/>
        </w:rPr>
        <w:t>MXSECLPR3AS2585</w:t>
      </w:r>
      <w:r>
        <w:rPr>
          <w:lang w:val="es-MX"/>
        </w:rPr>
        <w:t>.</w:t>
      </w:r>
    </w:p>
    <w:p w14:paraId="1461B0B9" w14:textId="77777777" w:rsidR="00106510" w:rsidRDefault="00106510" w:rsidP="00106510">
      <w:pPr>
        <w:rPr>
          <w:lang w:val="es-MX"/>
        </w:rPr>
      </w:pPr>
      <w:r>
        <w:rPr>
          <w:lang w:val="es-MX"/>
        </w:rPr>
        <w:t xml:space="preserve"> </w:t>
      </w:r>
    </w:p>
    <w:p w14:paraId="02C56155" w14:textId="77777777" w:rsidR="00106510" w:rsidRDefault="00106510" w:rsidP="00106510">
      <w:pPr>
        <w:rPr>
          <w:lang w:val="es-MX"/>
        </w:rPr>
      </w:pPr>
      <w:r w:rsidRPr="00687621">
        <w:rPr>
          <w:noProof/>
          <w:lang w:val="es-MX" w:eastAsia="es-MX"/>
        </w:rPr>
        <w:drawing>
          <wp:inline distT="0" distB="0" distL="0" distR="0" wp14:anchorId="6C3D5357" wp14:editId="07B32892">
            <wp:extent cx="5943600" cy="4094081"/>
            <wp:effectExtent l="0" t="0" r="0" b="1905"/>
            <wp:docPr id="387" name="Picture 387" descr="C:\Users\TechM user\Desktop\produccion_postgresql_7BitBucket\Produccion_certificados\slave146\conexion_slav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echM user\Desktop\produccion_postgresql_7BitBucket\Produccion_certificados\slave146\conexion_slave146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3AF3A" w14:textId="77777777" w:rsidR="00106510" w:rsidRDefault="00106510" w:rsidP="00106510">
      <w:pPr>
        <w:rPr>
          <w:lang w:val="es-MX"/>
        </w:rPr>
      </w:pPr>
    </w:p>
    <w:p w14:paraId="7ED62A7F" w14:textId="77777777" w:rsidR="00106510" w:rsidRDefault="00106510" w:rsidP="00106510">
      <w:pPr>
        <w:rPr>
          <w:b/>
          <w:lang w:val="es-MX"/>
        </w:rPr>
      </w:pPr>
      <w:r>
        <w:rPr>
          <w:lang w:val="es-MX"/>
        </w:rPr>
        <w:lastRenderedPageBreak/>
        <w:t xml:space="preserve">Nota: Este procedimiento se realiza de la misma forma para el servidor 3 </w:t>
      </w:r>
      <w:r w:rsidRPr="004430DB">
        <w:rPr>
          <w:b/>
          <w:lang w:val="es-MX"/>
        </w:rPr>
        <w:t>MXSECIPR3AS2583</w:t>
      </w:r>
      <w:r>
        <w:rPr>
          <w:b/>
          <w:lang w:val="es-MX"/>
        </w:rPr>
        <w:t>.</w:t>
      </w:r>
    </w:p>
    <w:p w14:paraId="79294697" w14:textId="77777777" w:rsidR="00106510" w:rsidRDefault="00106510" w:rsidP="00106510">
      <w:pPr>
        <w:rPr>
          <w:b/>
          <w:lang w:val="es-MX"/>
        </w:rPr>
      </w:pPr>
    </w:p>
    <w:p w14:paraId="3F8603D2" w14:textId="77777777" w:rsidR="00106510" w:rsidRDefault="00106510" w:rsidP="00106510">
      <w:pPr>
        <w:rPr>
          <w:lang w:val="es-MX"/>
        </w:rPr>
      </w:pPr>
      <w:r w:rsidRPr="00FC44A3">
        <w:rPr>
          <w:noProof/>
          <w:lang w:val="es-MX" w:eastAsia="es-MX"/>
        </w:rPr>
        <w:drawing>
          <wp:inline distT="0" distB="0" distL="0" distR="0" wp14:anchorId="7F28152B" wp14:editId="3FC1124D">
            <wp:extent cx="5943557" cy="3171825"/>
            <wp:effectExtent l="0" t="0" r="635" b="0"/>
            <wp:docPr id="388" name="Picture 388" descr="C:\Users\TechM user\Desktop\produccion_postgresql_7BitBucket\Produccion_certificados\slave145\conexion_slave_jenk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echM user\Desktop\produccion_postgresql_7BitBucket\Produccion_certificados\slave145\conexion_slave_jenkins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87" cy="317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D5799" w14:textId="77777777" w:rsidR="00106510" w:rsidRDefault="00106510" w:rsidP="00106510">
      <w:pPr>
        <w:rPr>
          <w:lang w:val="es-MX"/>
        </w:rPr>
      </w:pPr>
    </w:p>
    <w:p w14:paraId="192646ED" w14:textId="77777777" w:rsidR="00106510" w:rsidRDefault="00106510" w:rsidP="00106510">
      <w:pPr>
        <w:rPr>
          <w:lang w:val="es-MX"/>
        </w:rPr>
      </w:pPr>
    </w:p>
    <w:p w14:paraId="6C7BAA5E" w14:textId="77777777" w:rsidR="00106510" w:rsidRDefault="00106510" w:rsidP="00106510">
      <w:pPr>
        <w:rPr>
          <w:lang w:val="es-MX"/>
        </w:rPr>
      </w:pPr>
    </w:p>
    <w:p w14:paraId="5F43C1CC" w14:textId="77777777" w:rsidR="00106510" w:rsidRDefault="00106510" w:rsidP="00106510">
      <w:pPr>
        <w:pStyle w:val="Heading2"/>
        <w:rPr>
          <w:lang w:val="es-MX"/>
        </w:rPr>
      </w:pPr>
      <w:bookmarkStart w:id="303" w:name="_Toc488084942"/>
      <w:r>
        <w:rPr>
          <w:lang w:val="es-MX"/>
        </w:rPr>
        <w:t>CONEXIÓN JENKINS ESCLAVO 2 (GIT) CON EL SERVIDOR BITBUCKET</w:t>
      </w:r>
      <w:bookmarkEnd w:id="303"/>
      <w:r>
        <w:rPr>
          <w:lang w:val="es-MX"/>
        </w:rPr>
        <w:t xml:space="preserve"> </w:t>
      </w:r>
    </w:p>
    <w:p w14:paraId="456E8D72" w14:textId="77777777" w:rsidR="00106510" w:rsidRPr="00FC44A3" w:rsidRDefault="00106510" w:rsidP="00106510">
      <w:pPr>
        <w:rPr>
          <w:lang w:val="es-MX"/>
        </w:rPr>
      </w:pPr>
    </w:p>
    <w:p w14:paraId="3D351C31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Una vez realizada la conexión de </w:t>
      </w:r>
      <w:r w:rsidRPr="0091586E">
        <w:rPr>
          <w:b/>
          <w:lang w:val="es-MX"/>
        </w:rPr>
        <w:t>git</w:t>
      </w:r>
      <w:r>
        <w:rPr>
          <w:lang w:val="es-MX"/>
        </w:rPr>
        <w:t xml:space="preserve"> con el esclavo 1, tomaremos el archivo actualizado </w:t>
      </w:r>
      <w:r w:rsidRPr="0091586E">
        <w:rPr>
          <w:b/>
          <w:lang w:val="es-MX"/>
        </w:rPr>
        <w:t>ca-bundle</w:t>
      </w:r>
      <w:r>
        <w:rPr>
          <w:lang w:val="es-MX"/>
        </w:rPr>
        <w:t xml:space="preserve"> y lo agregaremos a la ruta como se muestra en la imagen:</w:t>
      </w:r>
    </w:p>
    <w:p w14:paraId="39874C1B" w14:textId="77777777" w:rsidR="00106510" w:rsidRDefault="00106510" w:rsidP="00106510">
      <w:pPr>
        <w:rPr>
          <w:lang w:val="es-MX"/>
        </w:rPr>
      </w:pPr>
    </w:p>
    <w:p w14:paraId="167F8C84" w14:textId="77777777" w:rsidR="00106510" w:rsidRDefault="00106510" w:rsidP="00106510">
      <w:pPr>
        <w:rPr>
          <w:lang w:val="es-MX"/>
        </w:rPr>
      </w:pPr>
      <w:r w:rsidRPr="00FC44A3">
        <w:rPr>
          <w:noProof/>
          <w:lang w:val="es-MX" w:eastAsia="es-MX"/>
        </w:rPr>
        <w:drawing>
          <wp:inline distT="0" distB="0" distL="0" distR="0" wp14:anchorId="6CE7DB3A" wp14:editId="15D2364F">
            <wp:extent cx="3838575" cy="1276350"/>
            <wp:effectExtent l="0" t="0" r="9525" b="0"/>
            <wp:docPr id="389" name="Picture 389" descr="C:\Users\TechM user\Desktop\produccion_postgresql_7BitBucket\Produccion_certificados\slave145\git_bitbucket\10ca-bundle4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echM user\Desktop\produccion_postgresql_7BitBucket\Produccion_certificados\slave145\git_bitbucket\10ca-bundle4_git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E5C3A" w14:textId="77777777" w:rsidR="00106510" w:rsidRDefault="00106510" w:rsidP="00106510">
      <w:pPr>
        <w:rPr>
          <w:lang w:val="es-MX"/>
        </w:rPr>
      </w:pPr>
    </w:p>
    <w:p w14:paraId="1164E05C" w14:textId="77777777" w:rsidR="00106510" w:rsidRDefault="00106510" w:rsidP="00106510">
      <w:pPr>
        <w:jc w:val="both"/>
        <w:rPr>
          <w:lang w:val="es-MX"/>
        </w:rPr>
      </w:pPr>
      <w:r>
        <w:rPr>
          <w:lang w:val="es-MX"/>
        </w:rPr>
        <w:t xml:space="preserve">Con el paso anterior, realizaremos la conexión con </w:t>
      </w:r>
      <w:r w:rsidRPr="00FC44A3">
        <w:rPr>
          <w:b/>
          <w:lang w:val="es-MX"/>
        </w:rPr>
        <w:t>git</w:t>
      </w:r>
      <w:r>
        <w:rPr>
          <w:lang w:val="es-MX"/>
        </w:rPr>
        <w:t xml:space="preserve"> abriendo una terminal, conectándonos al repositorio de </w:t>
      </w:r>
      <w:r w:rsidRPr="00FC44A3">
        <w:rPr>
          <w:b/>
          <w:lang w:val="es-MX"/>
        </w:rPr>
        <w:t>bitbucket</w:t>
      </w:r>
      <w:r>
        <w:rPr>
          <w:lang w:val="es-MX"/>
        </w:rPr>
        <w:t>.</w:t>
      </w:r>
    </w:p>
    <w:p w14:paraId="65FFE13E" w14:textId="77777777" w:rsidR="00106510" w:rsidRDefault="00106510" w:rsidP="00106510">
      <w:pPr>
        <w:rPr>
          <w:lang w:val="es-MX"/>
        </w:rPr>
      </w:pPr>
    </w:p>
    <w:p w14:paraId="2470EDBA" w14:textId="77777777" w:rsidR="00106510" w:rsidRDefault="00106510" w:rsidP="00106510">
      <w:pPr>
        <w:rPr>
          <w:lang w:val="es-MX"/>
        </w:rPr>
      </w:pPr>
      <w:r w:rsidRPr="00FC44A3">
        <w:rPr>
          <w:noProof/>
          <w:lang w:val="es-MX" w:eastAsia="es-MX"/>
        </w:rPr>
        <w:lastRenderedPageBreak/>
        <w:drawing>
          <wp:inline distT="0" distB="0" distL="0" distR="0" wp14:anchorId="3C7A4074" wp14:editId="39076E1E">
            <wp:extent cx="4943475" cy="2105025"/>
            <wp:effectExtent l="0" t="0" r="9525" b="9525"/>
            <wp:docPr id="390" name="Picture 390" descr="C:\Users\TechM user\Desktop\produccion_postgresql_7BitBucket\Produccion_certificados\slave145\git_bitbucket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echM user\Desktop\produccion_postgresql_7BitBucket\Produccion_certificados\slave145\git_bitbucket\12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C91F" w14:textId="77777777" w:rsidR="00106510" w:rsidRDefault="00106510" w:rsidP="00106510">
      <w:pPr>
        <w:rPr>
          <w:lang w:val="es-MX"/>
        </w:rPr>
      </w:pPr>
    </w:p>
    <w:p w14:paraId="519C67DA" w14:textId="77777777" w:rsidR="00106510" w:rsidRDefault="00106510" w:rsidP="00106510">
      <w:pPr>
        <w:rPr>
          <w:lang w:val="es-MX"/>
        </w:rPr>
      </w:pPr>
      <w:r>
        <w:rPr>
          <w:lang w:val="es-MX"/>
        </w:rPr>
        <w:t xml:space="preserve">La conexión con </w:t>
      </w:r>
      <w:r w:rsidRPr="00FC44A3">
        <w:rPr>
          <w:b/>
          <w:lang w:val="es-MX"/>
        </w:rPr>
        <w:t>bitbucket</w:t>
      </w:r>
      <w:r>
        <w:rPr>
          <w:lang w:val="es-MX"/>
        </w:rPr>
        <w:t xml:space="preserve"> es correcta con los certificados.</w:t>
      </w:r>
    </w:p>
    <w:p w14:paraId="7848FBDF" w14:textId="77777777" w:rsidR="00106510" w:rsidRDefault="00106510" w:rsidP="00106510">
      <w:pPr>
        <w:rPr>
          <w:lang w:val="es-MX"/>
        </w:rPr>
      </w:pPr>
    </w:p>
    <w:p w14:paraId="22F38683" w14:textId="77777777" w:rsidR="00106510" w:rsidRDefault="00106510" w:rsidP="00106510">
      <w:pPr>
        <w:rPr>
          <w:lang w:val="es-MX"/>
        </w:rPr>
      </w:pPr>
      <w:r>
        <w:rPr>
          <w:lang w:val="es-MX"/>
        </w:rPr>
        <w:t xml:space="preserve">Nota: La conexión de </w:t>
      </w:r>
      <w:r w:rsidRPr="00A64C7E">
        <w:rPr>
          <w:b/>
          <w:lang w:val="es-MX"/>
        </w:rPr>
        <w:t>Maven</w:t>
      </w:r>
      <w:r>
        <w:rPr>
          <w:lang w:val="es-MX"/>
        </w:rPr>
        <w:t xml:space="preserve"> con </w:t>
      </w:r>
      <w:r w:rsidRPr="00A64C7E">
        <w:rPr>
          <w:b/>
          <w:lang w:val="es-MX"/>
        </w:rPr>
        <w:t>Artifactory</w:t>
      </w:r>
      <w:r>
        <w:rPr>
          <w:lang w:val="es-MX"/>
        </w:rPr>
        <w:t xml:space="preserve"> </w:t>
      </w:r>
      <w:r w:rsidRPr="00A64C7E">
        <w:rPr>
          <w:lang w:val="es-ES"/>
        </w:rPr>
        <w:t>esta</w:t>
      </w:r>
      <w:r>
        <w:rPr>
          <w:lang w:val="es-MX"/>
        </w:rPr>
        <w:t xml:space="preserve"> pendiente por los certificados, </w:t>
      </w:r>
      <w:r w:rsidRPr="00A64C7E">
        <w:rPr>
          <w:b/>
          <w:lang w:val="es-MX"/>
        </w:rPr>
        <w:t>sonar-scanner</w:t>
      </w:r>
      <w:r>
        <w:rPr>
          <w:lang w:val="es-MX"/>
        </w:rPr>
        <w:t xml:space="preserve"> está pendiente por el servidor de </w:t>
      </w:r>
      <w:r w:rsidRPr="00B058AD">
        <w:rPr>
          <w:b/>
          <w:lang w:val="es-MX"/>
        </w:rPr>
        <w:t>SonarQube</w:t>
      </w:r>
      <w:r>
        <w:rPr>
          <w:lang w:val="es-MX"/>
        </w:rPr>
        <w:t xml:space="preserve"> por la salida a internet para su conexión.</w:t>
      </w:r>
    </w:p>
    <w:p w14:paraId="737C03AA" w14:textId="77777777" w:rsidR="00106510" w:rsidRDefault="00106510" w:rsidP="00106510">
      <w:pPr>
        <w:rPr>
          <w:lang w:val="es-MX"/>
        </w:rPr>
      </w:pPr>
    </w:p>
    <w:p w14:paraId="77A573CF" w14:textId="77777777" w:rsidR="00106510" w:rsidRPr="00241DC2" w:rsidRDefault="00106510" w:rsidP="00D20937">
      <w:pPr>
        <w:jc w:val="center"/>
        <w:rPr>
          <w:lang w:val="es-MX"/>
        </w:rPr>
        <w:pPrChange w:id="304" w:author="VELASCO IBARRA, ALBERTO DE JESUS (Empresa TechMahindra)" w:date="2017-07-27T16:29:00Z">
          <w:pPr/>
        </w:pPrChange>
      </w:pPr>
    </w:p>
    <w:p w14:paraId="752E6557" w14:textId="77777777" w:rsidR="00106510" w:rsidRDefault="00106510" w:rsidP="001501DF">
      <w:pPr>
        <w:rPr>
          <w:lang w:val="es-MX"/>
        </w:rPr>
      </w:pPr>
    </w:p>
    <w:p w14:paraId="04FB70E5" w14:textId="77777777" w:rsidR="001501DF" w:rsidRPr="00241DC2" w:rsidRDefault="001501DF" w:rsidP="001501DF">
      <w:pPr>
        <w:jc w:val="center"/>
        <w:rPr>
          <w:lang w:val="es-MX"/>
        </w:rPr>
      </w:pPr>
    </w:p>
    <w:p w14:paraId="3D26A2E9" w14:textId="77777777" w:rsidR="001501DF" w:rsidRPr="00BE2FB6" w:rsidRDefault="001501DF" w:rsidP="001501DF">
      <w:pPr>
        <w:rPr>
          <w:rFonts w:eastAsiaTheme="majorEastAsia"/>
          <w:b/>
          <w:color w:val="808080" w:themeColor="background1" w:themeShade="80"/>
          <w:sz w:val="32"/>
          <w:szCs w:val="26"/>
          <w:lang w:val="es-MX"/>
        </w:rPr>
      </w:pPr>
      <w:r w:rsidRPr="00BE2FB6">
        <w:rPr>
          <w:lang w:val="es-MX"/>
        </w:rPr>
        <w:br w:type="page"/>
      </w:r>
    </w:p>
    <w:p w14:paraId="2AD3AE8E" w14:textId="77777777" w:rsidR="001501DF" w:rsidRPr="00BE2FB6" w:rsidRDefault="001501DF" w:rsidP="00647D22">
      <w:pPr>
        <w:rPr>
          <w:rFonts w:eastAsiaTheme="majorEastAsia"/>
          <w:b/>
          <w:bCs/>
          <w:color w:val="808080" w:themeColor="background1" w:themeShade="80"/>
          <w:sz w:val="24"/>
          <w:lang w:val="es-MX"/>
        </w:rPr>
      </w:pPr>
    </w:p>
    <w:p w14:paraId="2F8E6113" w14:textId="6F5A4396" w:rsidR="00B64879" w:rsidRPr="00BE2FB6" w:rsidRDefault="00B64879">
      <w:pPr>
        <w:rPr>
          <w:lang w:val="es-MX"/>
        </w:rPr>
      </w:pPr>
    </w:p>
    <w:p w14:paraId="0D1A579E" w14:textId="6F5994C1" w:rsidR="00D20937" w:rsidRDefault="00D20937" w:rsidP="00D20937">
      <w:pPr>
        <w:pStyle w:val="Heading2"/>
        <w:rPr>
          <w:ins w:id="305" w:author="VELASCO IBARRA, ALBERTO DE JESUS (Empresa TechMahindra)" w:date="2017-07-27T17:25:00Z"/>
          <w:lang w:val="es-MX"/>
        </w:rPr>
      </w:pPr>
      <w:bookmarkStart w:id="306" w:name="_Toc409899084"/>
      <w:bookmarkStart w:id="307" w:name="_Toc488084943"/>
      <w:ins w:id="308" w:author="VELASCO IBARRA, ALBERTO DE JESUS (Empresa TechMahindra)" w:date="2017-07-27T16:32:00Z">
        <w:r>
          <w:rPr>
            <w:lang w:val="es-MX"/>
          </w:rPr>
          <w:t>PE</w:t>
        </w:r>
      </w:ins>
      <w:ins w:id="309" w:author="VELASCO IBARRA, ALBERTO DE JESUS (Empresa TechMahindra)" w:date="2017-07-27T16:33:00Z">
        <w:r>
          <w:rPr>
            <w:lang w:val="es-MX"/>
          </w:rPr>
          <w:t>RMISOS POR USUARIO</w:t>
        </w:r>
      </w:ins>
    </w:p>
    <w:p w14:paraId="652167B8" w14:textId="56D6446F" w:rsidR="00311CE6" w:rsidRDefault="008A046A" w:rsidP="00311CE6">
      <w:pPr>
        <w:rPr>
          <w:ins w:id="310" w:author="VELASCO IBARRA, ALBERTO DE JESUS (Empresa TechMahindra)" w:date="2017-07-27T17:29:00Z"/>
          <w:lang w:val="es-MX"/>
        </w:rPr>
        <w:pPrChange w:id="311" w:author="VELASCO IBARRA, ALBERTO DE JESUS (Empresa TechMahindra)" w:date="2017-07-27T17:25:00Z">
          <w:pPr>
            <w:pStyle w:val="Heading2"/>
          </w:pPr>
        </w:pPrChange>
      </w:pPr>
      <w:ins w:id="312" w:author="VELASCO IBARRA, ALBERTO DE JESUS (Empresa TechMahindra)" w:date="2017-07-27T17:29:00Z">
        <w:r>
          <w:rPr>
            <w:lang w:val="es-MX"/>
          </w:rPr>
          <w:t>Todos los usuarios fueron configurados con los mismos permisos.</w:t>
        </w:r>
      </w:ins>
      <w:ins w:id="313" w:author="VELASCO IBARRA, ALBERTO DE JESUS (Empresa TechMahindra)" w:date="2017-07-27T17:32:00Z">
        <w:r>
          <w:rPr>
            <w:lang w:val="es-MX"/>
          </w:rPr>
          <w:t xml:space="preserve"> Ensegida se muestra la tabla de usuarios.</w:t>
        </w:r>
      </w:ins>
    </w:p>
    <w:p w14:paraId="5D89EEBD" w14:textId="77777777" w:rsidR="008A046A" w:rsidRDefault="008A046A" w:rsidP="00311CE6">
      <w:pPr>
        <w:rPr>
          <w:ins w:id="314" w:author="VELASCO IBARRA, ALBERTO DE JESUS (Empresa TechMahindra)" w:date="2017-07-27T17:29:00Z"/>
          <w:lang w:val="es-MX"/>
        </w:rPr>
        <w:pPrChange w:id="315" w:author="VELASCO IBARRA, ALBERTO DE JESUS (Empresa TechMahindra)" w:date="2017-07-27T17:25:00Z">
          <w:pPr>
            <w:pStyle w:val="Heading2"/>
          </w:pPr>
        </w:pPrChange>
      </w:pPr>
    </w:p>
    <w:tbl>
      <w:tblPr>
        <w:tblStyle w:val="TableGrid"/>
        <w:tblW w:w="6913" w:type="dxa"/>
        <w:jc w:val="center"/>
        <w:tblBorders>
          <w:insideH w:val="dashSmallGap" w:sz="4" w:space="0" w:color="BFBFBF" w:themeColor="background1" w:themeShade="BF"/>
          <w:insideV w:val="dashSmallGap" w:sz="4" w:space="0" w:color="BFBFBF" w:themeColor="background1" w:themeShade="BF"/>
        </w:tblBorders>
        <w:tblLayout w:type="fixed"/>
        <w:tblLook w:val="04A0" w:firstRow="1" w:lastRow="0" w:firstColumn="1" w:lastColumn="0" w:noHBand="0" w:noVBand="1"/>
      </w:tblPr>
      <w:tblGrid>
        <w:gridCol w:w="1504"/>
        <w:gridCol w:w="2081"/>
        <w:gridCol w:w="378"/>
        <w:gridCol w:w="1392"/>
        <w:gridCol w:w="1558"/>
      </w:tblGrid>
      <w:tr w:rsidR="008A046A" w:rsidRPr="00BE2FB6" w14:paraId="79EEF131" w14:textId="77777777" w:rsidTr="001E20F5">
        <w:trPr>
          <w:trHeight w:val="243"/>
          <w:jc w:val="center"/>
          <w:ins w:id="316" w:author="VELASCO IBARRA, ALBERTO DE JESUS (Empresa TechMahindra)" w:date="2017-07-27T17:29:00Z"/>
        </w:trPr>
        <w:tc>
          <w:tcPr>
            <w:tcW w:w="1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1E1CEEE0" w14:textId="77777777" w:rsidR="008A046A" w:rsidRPr="00BE2FB6" w:rsidRDefault="008A046A" w:rsidP="001E20F5">
            <w:pPr>
              <w:rPr>
                <w:ins w:id="317" w:author="VELASCO IBARRA, ALBERTO DE JESUS (Empresa TechMahindra)" w:date="2017-07-27T17:29:00Z"/>
                <w:b/>
                <w:color w:val="FFFFFF" w:themeColor="background1"/>
                <w:lang w:val="es-MX"/>
              </w:rPr>
            </w:pPr>
            <w:ins w:id="318" w:author="VELASCO IBARRA, ALBERTO DE JESUS (Empresa TechMahindra)" w:date="2017-07-27T17:29:00Z">
              <w:r w:rsidRPr="00BE2FB6">
                <w:rPr>
                  <w:b/>
                  <w:color w:val="FFFFFF" w:themeColor="background1"/>
                  <w:lang w:val="es-MX"/>
                </w:rPr>
                <w:t>SERVIDOR</w:t>
              </w:r>
            </w:ins>
          </w:p>
        </w:tc>
        <w:tc>
          <w:tcPr>
            <w:tcW w:w="2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5704D23A" w14:textId="77777777" w:rsidR="008A046A" w:rsidRPr="00BE2FB6" w:rsidRDefault="008A046A" w:rsidP="001E20F5">
            <w:pPr>
              <w:jc w:val="center"/>
              <w:rPr>
                <w:ins w:id="319" w:author="VELASCO IBARRA, ALBERTO DE JESUS (Empresa TechMahindra)" w:date="2017-07-27T17:29:00Z"/>
                <w:b/>
                <w:color w:val="FFFFFF" w:themeColor="background1"/>
                <w:lang w:val="es-MX"/>
              </w:rPr>
            </w:pPr>
            <w:ins w:id="320" w:author="VELASCO IBARRA, ALBERTO DE JESUS (Empresa TechMahindra)" w:date="2017-07-27T17:29:00Z">
              <w:r w:rsidRPr="00BE2FB6">
                <w:rPr>
                  <w:b/>
                  <w:color w:val="FFFFFF" w:themeColor="background1"/>
                  <w:lang w:val="es-MX"/>
                </w:rPr>
                <w:t>APLICACIÓN</w:t>
              </w:r>
            </w:ins>
          </w:p>
        </w:tc>
        <w:tc>
          <w:tcPr>
            <w:tcW w:w="17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6F01E684" w14:textId="77777777" w:rsidR="008A046A" w:rsidRPr="00BE2FB6" w:rsidRDefault="008A046A" w:rsidP="001E20F5">
            <w:pPr>
              <w:jc w:val="center"/>
              <w:rPr>
                <w:ins w:id="321" w:author="VELASCO IBARRA, ALBERTO DE JESUS (Empresa TechMahindra)" w:date="2017-07-27T17:29:00Z"/>
                <w:b/>
                <w:color w:val="FFFFFF" w:themeColor="background1"/>
                <w:lang w:val="es-MX"/>
              </w:rPr>
            </w:pPr>
            <w:ins w:id="322" w:author="VELASCO IBARRA, ALBERTO DE JESUS (Empresa TechMahindra)" w:date="2017-07-27T17:29:00Z">
              <w:r w:rsidRPr="00BE2FB6">
                <w:rPr>
                  <w:b/>
                  <w:color w:val="FFFFFF" w:themeColor="background1"/>
                  <w:lang w:val="es-MX"/>
                </w:rPr>
                <w:t>CUENTA</w:t>
              </w:r>
            </w:ins>
          </w:p>
        </w:tc>
        <w:tc>
          <w:tcPr>
            <w:tcW w:w="1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36F541ED" w14:textId="77777777" w:rsidR="008A046A" w:rsidRPr="00BE2FB6" w:rsidRDefault="008A046A" w:rsidP="001E20F5">
            <w:pPr>
              <w:jc w:val="center"/>
              <w:rPr>
                <w:ins w:id="323" w:author="VELASCO IBARRA, ALBERTO DE JESUS (Empresa TechMahindra)" w:date="2017-07-27T17:29:00Z"/>
                <w:b/>
                <w:color w:val="FFFFFF" w:themeColor="background1"/>
                <w:lang w:val="es-MX"/>
              </w:rPr>
            </w:pPr>
            <w:ins w:id="324" w:author="VELASCO IBARRA, ALBERTO DE JESUS (Empresa TechMahindra)" w:date="2017-07-27T17:29:00Z">
              <w:r w:rsidRPr="00BE2FB6">
                <w:rPr>
                  <w:b/>
                  <w:color w:val="FFFFFF" w:themeColor="background1"/>
                  <w:lang w:val="es-MX"/>
                </w:rPr>
                <w:t>GRUPO</w:t>
              </w:r>
            </w:ins>
          </w:p>
        </w:tc>
      </w:tr>
      <w:tr w:rsidR="008A046A" w:rsidRPr="00BE2FB6" w14:paraId="7B1A4B18" w14:textId="77777777" w:rsidTr="001E20F5">
        <w:trPr>
          <w:trHeight w:val="297"/>
          <w:jc w:val="center"/>
          <w:ins w:id="325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</w:tcBorders>
            <w:vAlign w:val="center"/>
          </w:tcPr>
          <w:p w14:paraId="5EA7EBAC" w14:textId="77777777" w:rsidR="008A046A" w:rsidRPr="00BE2FB6" w:rsidRDefault="008A046A" w:rsidP="001E20F5">
            <w:pPr>
              <w:rPr>
                <w:ins w:id="326" w:author="VELASCO IBARRA, ALBERTO DE JESUS (Empresa TechMahindra)" w:date="2017-07-27T17:29:00Z"/>
                <w:lang w:val="es-MX"/>
              </w:rPr>
            </w:pPr>
            <w:ins w:id="327" w:author="VELASCO IBARRA, ALBERTO DE JESUS (Empresa TechMahindra)" w:date="2017-07-27T17:29:00Z">
              <w:r w:rsidRPr="00BE2FB6">
                <w:rPr>
                  <w:lang w:val="es-MX"/>
                </w:rPr>
                <w:t>SERVIDOR 1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</w:tcBorders>
          </w:tcPr>
          <w:p w14:paraId="6B08FD86" w14:textId="77777777" w:rsidR="008A046A" w:rsidRPr="00BE2FB6" w:rsidRDefault="008A046A" w:rsidP="001E20F5">
            <w:pPr>
              <w:rPr>
                <w:ins w:id="328" w:author="VELASCO IBARRA, ALBERTO DE JESUS (Empresa TechMahindra)" w:date="2017-07-27T17:29:00Z"/>
                <w:b/>
                <w:lang w:val="es-MX"/>
              </w:rPr>
            </w:pPr>
            <w:ins w:id="329" w:author="VELASCO IBARRA, ALBERTO DE JESUS (Empresa TechMahindra)" w:date="2017-07-27T17:29:00Z">
              <w:r w:rsidRPr="00BE2FB6">
                <w:rPr>
                  <w:b/>
                  <w:lang w:val="es-MX"/>
                </w:rPr>
                <w:t>Atlassian Crowd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</w:tcBorders>
          </w:tcPr>
          <w:p w14:paraId="52F2E7ED" w14:textId="77777777" w:rsidR="008A046A" w:rsidRPr="00BE2FB6" w:rsidRDefault="008A046A" w:rsidP="001E20F5">
            <w:pPr>
              <w:rPr>
                <w:ins w:id="330" w:author="VELASCO IBARRA, ALBERTO DE JESUS (Empresa TechMahindra)" w:date="2017-07-27T17:29:00Z"/>
                <w:lang w:val="es-MX"/>
              </w:rPr>
            </w:pPr>
            <w:ins w:id="331" w:author="VELASCO IBARRA, ALBERTO DE JESUS (Empresa TechMahindra)" w:date="2017-07-27T17:29:00Z">
              <w:r w:rsidRPr="00801074">
                <w:rPr>
                  <w:lang w:val="es-MX"/>
                </w:rPr>
                <w:t>usracrowd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</w:tcBorders>
          </w:tcPr>
          <w:p w14:paraId="4BB85ED1" w14:textId="77777777" w:rsidR="008A046A" w:rsidRPr="00BE2FB6" w:rsidRDefault="008A046A" w:rsidP="001E20F5">
            <w:pPr>
              <w:rPr>
                <w:ins w:id="332" w:author="VELASCO IBARRA, ALBERTO DE JESUS (Empresa TechMahindra)" w:date="2017-07-27T17:29:00Z"/>
                <w:lang w:val="es-MX"/>
              </w:rPr>
            </w:pPr>
            <w:ins w:id="333" w:author="VELASCO IBARRA, ALBERTO DE JESUS (Empresa TechMahindra)" w:date="2017-07-27T17:29:00Z">
              <w:r w:rsidRPr="00801074">
                <w:rPr>
                  <w:lang w:val="es-MX"/>
                </w:rPr>
                <w:t>usracrowd</w:t>
              </w:r>
            </w:ins>
          </w:p>
        </w:tc>
      </w:tr>
      <w:tr w:rsidR="008A046A" w:rsidRPr="00BE2FB6" w14:paraId="57BCA4FC" w14:textId="77777777" w:rsidTr="001E20F5">
        <w:trPr>
          <w:jc w:val="center"/>
          <w:ins w:id="334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3ABFC963" w14:textId="77777777" w:rsidR="008A046A" w:rsidRPr="00BE2FB6" w:rsidRDefault="008A046A" w:rsidP="001E20F5">
            <w:pPr>
              <w:rPr>
                <w:ins w:id="335" w:author="VELASCO IBARRA, ALBERTO DE JESUS (Empresa TechMahindra)" w:date="2017-07-27T17:29:00Z"/>
                <w:lang w:val="es-MX"/>
              </w:rPr>
            </w:pPr>
            <w:ins w:id="336" w:author="VELASCO IBARRA, ALBERTO DE JESUS (Empresa TechMahindra)" w:date="2017-07-27T17:29:00Z">
              <w:r w:rsidRPr="00BE2FB6">
                <w:rPr>
                  <w:lang w:val="es-MX"/>
                </w:rPr>
                <w:t>SERVIDOR 2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A9DA391" w14:textId="77777777" w:rsidR="008A046A" w:rsidRPr="00BE2FB6" w:rsidRDefault="008A046A" w:rsidP="001E20F5">
            <w:pPr>
              <w:rPr>
                <w:ins w:id="337" w:author="VELASCO IBARRA, ALBERTO DE JESUS (Empresa TechMahindra)" w:date="2017-07-27T17:29:00Z"/>
                <w:b/>
                <w:lang w:val="es-MX"/>
              </w:rPr>
            </w:pPr>
            <w:ins w:id="338" w:author="VELASCO IBARRA, ALBERTO DE JESUS (Empresa TechMahindra)" w:date="2017-07-27T17:29:00Z">
              <w:r w:rsidRPr="00BE2FB6">
                <w:rPr>
                  <w:b/>
                  <w:lang w:val="es-MX"/>
                </w:rPr>
                <w:t>Atlassian JIRA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C98F241" w14:textId="77777777" w:rsidR="008A046A" w:rsidRPr="00BE2FB6" w:rsidRDefault="008A046A" w:rsidP="001E20F5">
            <w:pPr>
              <w:rPr>
                <w:ins w:id="339" w:author="VELASCO IBARRA, ALBERTO DE JESUS (Empresa TechMahindra)" w:date="2017-07-27T17:29:00Z"/>
                <w:lang w:val="es-MX"/>
              </w:rPr>
            </w:pPr>
            <w:ins w:id="340" w:author="VELASCO IBARRA, ALBERTO DE JESUS (Empresa TechMahindra)" w:date="2017-07-27T17:29:00Z">
              <w:r w:rsidRPr="001B331B">
                <w:rPr>
                  <w:lang w:val="es-MX"/>
                </w:rPr>
                <w:t>jira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29275C3" w14:textId="77777777" w:rsidR="008A046A" w:rsidRPr="00BE2FB6" w:rsidRDefault="008A046A" w:rsidP="001E20F5">
            <w:pPr>
              <w:rPr>
                <w:ins w:id="341" w:author="VELASCO IBARRA, ALBERTO DE JESUS (Empresa TechMahindra)" w:date="2017-07-27T17:29:00Z"/>
                <w:lang w:val="es-MX"/>
              </w:rPr>
            </w:pPr>
            <w:ins w:id="342" w:author="VELASCO IBARRA, ALBERTO DE JESUS (Empresa TechMahindra)" w:date="2017-07-27T17:29:00Z">
              <w:r w:rsidRPr="001B331B">
                <w:rPr>
                  <w:lang w:val="es-MX"/>
                </w:rPr>
                <w:t>jira</w:t>
              </w:r>
            </w:ins>
          </w:p>
        </w:tc>
      </w:tr>
      <w:tr w:rsidR="008A046A" w:rsidRPr="00BE2FB6" w14:paraId="75EED47A" w14:textId="77777777" w:rsidTr="001E20F5">
        <w:trPr>
          <w:jc w:val="center"/>
          <w:ins w:id="343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7B124E01" w14:textId="77777777" w:rsidR="008A046A" w:rsidRPr="00BE2FB6" w:rsidRDefault="008A046A" w:rsidP="001E20F5">
            <w:pPr>
              <w:rPr>
                <w:ins w:id="344" w:author="VELASCO IBARRA, ALBERTO DE JESUS (Empresa TechMahindra)" w:date="2017-07-27T17:29:00Z"/>
                <w:lang w:val="es-MX"/>
              </w:rPr>
            </w:pPr>
            <w:ins w:id="345" w:author="VELASCO IBARRA, ALBERTO DE JESUS (Empresa TechMahindra)" w:date="2017-07-27T17:29:00Z">
              <w:r w:rsidRPr="00BE2FB6">
                <w:rPr>
                  <w:lang w:val="es-MX"/>
                </w:rPr>
                <w:t>SERVIDOR 3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847833D" w14:textId="77777777" w:rsidR="008A046A" w:rsidRPr="00BE2FB6" w:rsidRDefault="008A046A" w:rsidP="001E20F5">
            <w:pPr>
              <w:rPr>
                <w:ins w:id="346" w:author="VELASCO IBARRA, ALBERTO DE JESUS (Empresa TechMahindra)" w:date="2017-07-27T17:29:00Z"/>
                <w:b/>
                <w:lang w:val="es-MX"/>
              </w:rPr>
            </w:pPr>
            <w:ins w:id="347" w:author="VELASCO IBARRA, ALBERTO DE JESUS (Empresa TechMahindra)" w:date="2017-07-27T17:29:00Z">
              <w:r w:rsidRPr="00BE2FB6">
                <w:rPr>
                  <w:b/>
                  <w:lang w:val="es-MX"/>
                </w:rPr>
                <w:t>Atlassian Confluence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A826CD7" w14:textId="77777777" w:rsidR="008A046A" w:rsidRPr="00BE2FB6" w:rsidRDefault="008A046A" w:rsidP="001E20F5">
            <w:pPr>
              <w:rPr>
                <w:ins w:id="348" w:author="VELASCO IBARRA, ALBERTO DE JESUS (Empresa TechMahindra)" w:date="2017-07-27T17:29:00Z"/>
                <w:lang w:val="es-MX"/>
              </w:rPr>
            </w:pPr>
            <w:ins w:id="349" w:author="VELASCO IBARRA, ALBERTO DE JESUS (Empresa TechMahindra)" w:date="2017-07-27T17:29:00Z">
              <w:r w:rsidRPr="001B331B">
                <w:rPr>
                  <w:lang w:val="es-MX"/>
                </w:rPr>
                <w:t>confluence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89637FE" w14:textId="77777777" w:rsidR="008A046A" w:rsidRPr="00BE2FB6" w:rsidRDefault="008A046A" w:rsidP="001E20F5">
            <w:pPr>
              <w:rPr>
                <w:ins w:id="350" w:author="VELASCO IBARRA, ALBERTO DE JESUS (Empresa TechMahindra)" w:date="2017-07-27T17:29:00Z"/>
                <w:lang w:val="es-MX"/>
              </w:rPr>
            </w:pPr>
            <w:ins w:id="351" w:author="VELASCO IBARRA, ALBERTO DE JESUS (Empresa TechMahindra)" w:date="2017-07-27T17:29:00Z">
              <w:r w:rsidRPr="001B331B">
                <w:rPr>
                  <w:lang w:val="es-MX"/>
                </w:rPr>
                <w:t>confluence</w:t>
              </w:r>
            </w:ins>
          </w:p>
        </w:tc>
      </w:tr>
      <w:tr w:rsidR="008A046A" w:rsidRPr="00BE2FB6" w14:paraId="49CF579F" w14:textId="77777777" w:rsidTr="001E20F5">
        <w:trPr>
          <w:jc w:val="center"/>
          <w:ins w:id="352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665A37EA" w14:textId="77777777" w:rsidR="008A046A" w:rsidRPr="00BE2FB6" w:rsidRDefault="008A046A" w:rsidP="001E20F5">
            <w:pPr>
              <w:rPr>
                <w:ins w:id="353" w:author="VELASCO IBARRA, ALBERTO DE JESUS (Empresa TechMahindra)" w:date="2017-07-27T17:29:00Z"/>
                <w:lang w:val="es-MX"/>
              </w:rPr>
            </w:pPr>
            <w:ins w:id="354" w:author="VELASCO IBARRA, ALBERTO DE JESUS (Empresa TechMahindra)" w:date="2017-07-27T17:29:00Z">
              <w:r>
                <w:rPr>
                  <w:lang w:val="es-MX"/>
                </w:rPr>
                <w:t>SERVIDOR 4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E2005EB" w14:textId="77777777" w:rsidR="008A046A" w:rsidRPr="00BE2FB6" w:rsidRDefault="008A046A" w:rsidP="001E20F5">
            <w:pPr>
              <w:rPr>
                <w:ins w:id="355" w:author="VELASCO IBARRA, ALBERTO DE JESUS (Empresa TechMahindra)" w:date="2017-07-27T17:29:00Z"/>
                <w:b/>
                <w:lang w:val="es-MX"/>
              </w:rPr>
            </w:pPr>
            <w:ins w:id="356" w:author="VELASCO IBARRA, ALBERTO DE JESUS (Empresa TechMahindra)" w:date="2017-07-27T17:29:00Z">
              <w:r w:rsidRPr="00BE2FB6">
                <w:rPr>
                  <w:b/>
                  <w:lang w:val="es-MX"/>
                </w:rPr>
                <w:t>Atlassian BitBucket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D8FD028" w14:textId="77777777" w:rsidR="008A046A" w:rsidRPr="001B331B" w:rsidRDefault="008A046A" w:rsidP="001E20F5">
            <w:pPr>
              <w:rPr>
                <w:ins w:id="357" w:author="VELASCO IBARRA, ALBERTO DE JESUS (Empresa TechMahindra)" w:date="2017-07-27T17:29:00Z"/>
                <w:lang w:val="es-MX"/>
              </w:rPr>
            </w:pPr>
            <w:ins w:id="358" w:author="VELASCO IBARRA, ALBERTO DE JESUS (Empresa TechMahindra)" w:date="2017-07-27T17:29:00Z">
              <w:r w:rsidRPr="001B331B">
                <w:rPr>
                  <w:lang w:val="es-MX"/>
                </w:rPr>
                <w:t>atlbitbucket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1314275" w14:textId="77777777" w:rsidR="008A046A" w:rsidRPr="001B331B" w:rsidRDefault="008A046A" w:rsidP="001E20F5">
            <w:pPr>
              <w:rPr>
                <w:ins w:id="359" w:author="VELASCO IBARRA, ALBERTO DE JESUS (Empresa TechMahindra)" w:date="2017-07-27T17:29:00Z"/>
                <w:lang w:val="es-MX"/>
              </w:rPr>
            </w:pPr>
            <w:ins w:id="360" w:author="VELASCO IBARRA, ALBERTO DE JESUS (Empresa TechMahindra)" w:date="2017-07-27T17:29:00Z">
              <w:r w:rsidRPr="001B331B">
                <w:rPr>
                  <w:lang w:val="es-MX"/>
                </w:rPr>
                <w:t>atlbitbucket</w:t>
              </w:r>
            </w:ins>
          </w:p>
        </w:tc>
      </w:tr>
      <w:tr w:rsidR="008A046A" w:rsidRPr="00BE2FB6" w14:paraId="44CA9B5E" w14:textId="77777777" w:rsidTr="001E20F5">
        <w:trPr>
          <w:jc w:val="center"/>
          <w:ins w:id="361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326155CA" w14:textId="77777777" w:rsidR="008A046A" w:rsidRDefault="008A046A" w:rsidP="001E20F5">
            <w:pPr>
              <w:rPr>
                <w:ins w:id="362" w:author="VELASCO IBARRA, ALBERTO DE JESUS (Empresa TechMahindra)" w:date="2017-07-27T17:29:00Z"/>
                <w:lang w:val="es-MX"/>
              </w:rPr>
            </w:pPr>
            <w:ins w:id="363" w:author="VELASCO IBARRA, ALBERTO DE JESUS (Empresa TechMahindra)" w:date="2017-07-27T17:29:00Z">
              <w:r>
                <w:rPr>
                  <w:lang w:val="es-MX"/>
                </w:rPr>
                <w:t>SERVIDOR 5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B24F6DB" w14:textId="77777777" w:rsidR="008A046A" w:rsidRPr="00BE2FB6" w:rsidRDefault="008A046A" w:rsidP="001E20F5">
            <w:pPr>
              <w:rPr>
                <w:ins w:id="364" w:author="VELASCO IBARRA, ALBERTO DE JESUS (Empresa TechMahindra)" w:date="2017-07-27T17:29:00Z"/>
                <w:b/>
                <w:lang w:val="es-MX"/>
              </w:rPr>
            </w:pPr>
            <w:ins w:id="365" w:author="VELASCO IBARRA, ALBERTO DE JESUS (Empresa TechMahindra)" w:date="2017-07-27T17:29:00Z">
              <w:r w:rsidRPr="00BE2FB6">
                <w:rPr>
                  <w:b/>
                  <w:lang w:val="es-MX"/>
                </w:rPr>
                <w:t>SonarQube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41F0C8C" w14:textId="77777777" w:rsidR="008A046A" w:rsidRPr="001B331B" w:rsidRDefault="008A046A" w:rsidP="001E20F5">
            <w:pPr>
              <w:rPr>
                <w:ins w:id="366" w:author="VELASCO IBARRA, ALBERTO DE JESUS (Empresa TechMahindra)" w:date="2017-07-27T17:29:00Z"/>
                <w:lang w:val="es-MX"/>
              </w:rPr>
            </w:pPr>
            <w:ins w:id="367" w:author="VELASCO IBARRA, ALBERTO DE JESUS (Empresa TechMahindra)" w:date="2017-07-27T17:29:00Z">
              <w:r w:rsidRPr="00D52682">
                <w:rPr>
                  <w:lang w:val="es-MX"/>
                </w:rPr>
                <w:t>sonar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6311A4C" w14:textId="77777777" w:rsidR="008A046A" w:rsidRPr="001B331B" w:rsidRDefault="008A046A" w:rsidP="001E20F5">
            <w:pPr>
              <w:rPr>
                <w:ins w:id="368" w:author="VELASCO IBARRA, ALBERTO DE JESUS (Empresa TechMahindra)" w:date="2017-07-27T17:29:00Z"/>
                <w:lang w:val="es-MX"/>
              </w:rPr>
            </w:pPr>
            <w:ins w:id="369" w:author="VELASCO IBARRA, ALBERTO DE JESUS (Empresa TechMahindra)" w:date="2017-07-27T17:29:00Z">
              <w:r w:rsidRPr="00D52682">
                <w:rPr>
                  <w:lang w:val="es-MX"/>
                </w:rPr>
                <w:t>sonar</w:t>
              </w:r>
            </w:ins>
          </w:p>
        </w:tc>
      </w:tr>
      <w:tr w:rsidR="008A046A" w:rsidRPr="00BE2FB6" w14:paraId="0DF4CB8C" w14:textId="77777777" w:rsidTr="001E20F5">
        <w:trPr>
          <w:jc w:val="center"/>
          <w:ins w:id="370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2BB7431C" w14:textId="77777777" w:rsidR="008A046A" w:rsidRPr="00BE2FB6" w:rsidRDefault="008A046A" w:rsidP="001E20F5">
            <w:pPr>
              <w:rPr>
                <w:ins w:id="371" w:author="VELASCO IBARRA, ALBERTO DE JESUS (Empresa TechMahindra)" w:date="2017-07-27T17:29:00Z"/>
                <w:lang w:val="es-MX"/>
              </w:rPr>
            </w:pPr>
            <w:ins w:id="372" w:author="VELASCO IBARRA, ALBERTO DE JESUS (Empresa TechMahindra)" w:date="2017-07-27T17:29:00Z">
              <w:r>
                <w:rPr>
                  <w:lang w:val="es-MX"/>
                </w:rPr>
                <w:t>SERVIDOR 6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0965A78" w14:textId="77777777" w:rsidR="008A046A" w:rsidRPr="00BE2FB6" w:rsidRDefault="008A046A" w:rsidP="001E20F5">
            <w:pPr>
              <w:rPr>
                <w:ins w:id="373" w:author="VELASCO IBARRA, ALBERTO DE JESUS (Empresa TechMahindra)" w:date="2017-07-27T17:29:00Z"/>
                <w:b/>
                <w:lang w:val="es-MX"/>
              </w:rPr>
            </w:pPr>
            <w:ins w:id="374" w:author="VELASCO IBARRA, ALBERTO DE JESUS (Empresa TechMahindra)" w:date="2017-07-27T17:29:00Z">
              <w:r w:rsidRPr="00BE2FB6">
                <w:rPr>
                  <w:b/>
                  <w:lang w:val="es-MX"/>
                </w:rPr>
                <w:t>Artifactory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3198A82" w14:textId="77777777" w:rsidR="008A046A" w:rsidRPr="00BE2FB6" w:rsidRDefault="008A046A" w:rsidP="001E20F5">
            <w:pPr>
              <w:rPr>
                <w:ins w:id="375" w:author="VELASCO IBARRA, ALBERTO DE JESUS (Empresa TechMahindra)" w:date="2017-07-27T17:29:00Z"/>
                <w:lang w:val="es-MX"/>
              </w:rPr>
            </w:pPr>
            <w:ins w:id="376" w:author="VELASCO IBARRA, ALBERTO DE JESUS (Empresa TechMahindra)" w:date="2017-07-27T17:29:00Z">
              <w:r w:rsidRPr="00BE2FB6">
                <w:rPr>
                  <w:lang w:val="es-MX"/>
                </w:rPr>
                <w:t>artifactory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5E359B1" w14:textId="77777777" w:rsidR="008A046A" w:rsidRPr="00BE2FB6" w:rsidRDefault="008A046A" w:rsidP="001E20F5">
            <w:pPr>
              <w:rPr>
                <w:ins w:id="377" w:author="VELASCO IBARRA, ALBERTO DE JESUS (Empresa TechMahindra)" w:date="2017-07-27T17:29:00Z"/>
                <w:lang w:val="es-MX"/>
              </w:rPr>
            </w:pPr>
            <w:ins w:id="378" w:author="VELASCO IBARRA, ALBERTO DE JESUS (Empresa TechMahindra)" w:date="2017-07-27T17:29:00Z">
              <w:r w:rsidRPr="00BE2FB6">
                <w:rPr>
                  <w:lang w:val="es-MX"/>
                </w:rPr>
                <w:t>artifactory</w:t>
              </w:r>
            </w:ins>
          </w:p>
        </w:tc>
      </w:tr>
      <w:tr w:rsidR="008A046A" w:rsidRPr="00BE2FB6" w14:paraId="5348B4A8" w14:textId="77777777" w:rsidTr="001E20F5">
        <w:trPr>
          <w:jc w:val="center"/>
          <w:ins w:id="379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03317116" w14:textId="77777777" w:rsidR="008A046A" w:rsidRPr="00BE2FB6" w:rsidRDefault="008A046A" w:rsidP="001E20F5">
            <w:pPr>
              <w:rPr>
                <w:ins w:id="380" w:author="VELASCO IBARRA, ALBERTO DE JESUS (Empresa TechMahindra)" w:date="2017-07-27T17:29:00Z"/>
                <w:lang w:val="es-MX"/>
              </w:rPr>
            </w:pPr>
            <w:ins w:id="381" w:author="VELASCO IBARRA, ALBERTO DE JESUS (Empresa TechMahindra)" w:date="2017-07-27T17:29:00Z">
              <w:r>
                <w:rPr>
                  <w:lang w:val="es-MX"/>
                </w:rPr>
                <w:t>SERVIDOR 7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ACC0773" w14:textId="77777777" w:rsidR="008A046A" w:rsidRPr="00BE2FB6" w:rsidRDefault="008A046A" w:rsidP="001E20F5">
            <w:pPr>
              <w:rPr>
                <w:ins w:id="382" w:author="VELASCO IBARRA, ALBERTO DE JESUS (Empresa TechMahindra)" w:date="2017-07-27T17:29:00Z"/>
                <w:b/>
                <w:lang w:val="es-MX"/>
              </w:rPr>
            </w:pPr>
            <w:ins w:id="383" w:author="VELASCO IBARRA, ALBERTO DE JESUS (Empresa TechMahindra)" w:date="2017-07-27T17:29:00Z">
              <w:r w:rsidRPr="00BE2FB6">
                <w:rPr>
                  <w:b/>
                  <w:lang w:val="es-MX"/>
                </w:rPr>
                <w:t>Jenkins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04691EF" w14:textId="77777777" w:rsidR="008A046A" w:rsidRPr="00BE2FB6" w:rsidRDefault="008A046A" w:rsidP="001E20F5">
            <w:pPr>
              <w:rPr>
                <w:ins w:id="384" w:author="VELASCO IBARRA, ALBERTO DE JESUS (Empresa TechMahindra)" w:date="2017-07-27T17:29:00Z"/>
                <w:lang w:val="es-MX"/>
              </w:rPr>
            </w:pPr>
            <w:ins w:id="385" w:author="VELASCO IBARRA, ALBERTO DE JESUS (Empresa TechMahindra)" w:date="2017-07-27T17:29:00Z">
              <w:r w:rsidRPr="00BE2FB6">
                <w:rPr>
                  <w:lang w:val="es-MX"/>
                </w:rPr>
                <w:t>jenkins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4E594F6C" w14:textId="77777777" w:rsidR="008A046A" w:rsidRPr="00BE2FB6" w:rsidRDefault="008A046A" w:rsidP="001E20F5">
            <w:pPr>
              <w:rPr>
                <w:ins w:id="386" w:author="VELASCO IBARRA, ALBERTO DE JESUS (Empresa TechMahindra)" w:date="2017-07-27T17:29:00Z"/>
                <w:lang w:val="es-MX"/>
              </w:rPr>
            </w:pPr>
            <w:ins w:id="387" w:author="VELASCO IBARRA, ALBERTO DE JESUS (Empresa TechMahindra)" w:date="2017-07-27T17:29:00Z">
              <w:r w:rsidRPr="00BE2FB6">
                <w:rPr>
                  <w:lang w:val="es-MX"/>
                </w:rPr>
                <w:t>jenkins</w:t>
              </w:r>
            </w:ins>
          </w:p>
        </w:tc>
      </w:tr>
      <w:tr w:rsidR="008A046A" w:rsidRPr="00BE2FB6" w14:paraId="0A3106BB" w14:textId="77777777" w:rsidTr="001E20F5">
        <w:trPr>
          <w:jc w:val="center"/>
          <w:ins w:id="388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27476361" w14:textId="77777777" w:rsidR="008A046A" w:rsidRPr="00BE2FB6" w:rsidRDefault="008A046A" w:rsidP="001E20F5">
            <w:pPr>
              <w:rPr>
                <w:ins w:id="389" w:author="VELASCO IBARRA, ALBERTO DE JESUS (Empresa TechMahindra)" w:date="2017-07-27T17:29:00Z"/>
                <w:lang w:val="es-MX"/>
              </w:rPr>
            </w:pPr>
            <w:ins w:id="390" w:author="VELASCO IBARRA, ALBERTO DE JESUS (Empresa TechMahindra)" w:date="2017-07-27T17:29:00Z">
              <w:r>
                <w:rPr>
                  <w:lang w:val="es-MX"/>
                </w:rPr>
                <w:t>SERVIDOR 8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78BC4B9D" w14:textId="77777777" w:rsidR="008A046A" w:rsidRPr="00BE2FB6" w:rsidRDefault="008A046A" w:rsidP="001E20F5">
            <w:pPr>
              <w:rPr>
                <w:ins w:id="391" w:author="VELASCO IBARRA, ALBERTO DE JESUS (Empresa TechMahindra)" w:date="2017-07-27T17:29:00Z"/>
                <w:b/>
                <w:lang w:val="es-MX"/>
              </w:rPr>
            </w:pPr>
            <w:ins w:id="392" w:author="VELASCO IBARRA, ALBERTO DE JESUS (Empresa TechMahindra)" w:date="2017-07-27T17:29:00Z">
              <w:r w:rsidRPr="00BE2FB6">
                <w:rPr>
                  <w:b/>
                  <w:lang w:val="es-MX"/>
                </w:rPr>
                <w:t>Jenkins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AADBBE5" w14:textId="77777777" w:rsidR="008A046A" w:rsidRPr="00BE2FB6" w:rsidRDefault="008A046A" w:rsidP="001E20F5">
            <w:pPr>
              <w:rPr>
                <w:ins w:id="393" w:author="VELASCO IBARRA, ALBERTO DE JESUS (Empresa TechMahindra)" w:date="2017-07-27T17:29:00Z"/>
                <w:lang w:val="es-MX"/>
              </w:rPr>
            </w:pPr>
            <w:ins w:id="394" w:author="VELASCO IBARRA, ALBERTO DE JESUS (Empresa TechMahindra)" w:date="2017-07-27T17:29:00Z">
              <w:r w:rsidRPr="00BE2FB6">
                <w:rPr>
                  <w:lang w:val="es-MX"/>
                </w:rPr>
                <w:t>jenkins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60E35C1" w14:textId="77777777" w:rsidR="008A046A" w:rsidRPr="00BE2FB6" w:rsidRDefault="008A046A" w:rsidP="001E20F5">
            <w:pPr>
              <w:rPr>
                <w:ins w:id="395" w:author="VELASCO IBARRA, ALBERTO DE JESUS (Empresa TechMahindra)" w:date="2017-07-27T17:29:00Z"/>
                <w:lang w:val="es-MX"/>
              </w:rPr>
            </w:pPr>
            <w:ins w:id="396" w:author="VELASCO IBARRA, ALBERTO DE JESUS (Empresa TechMahindra)" w:date="2017-07-27T17:29:00Z">
              <w:r w:rsidRPr="00BE2FB6">
                <w:rPr>
                  <w:lang w:val="es-MX"/>
                </w:rPr>
                <w:t>jenkins</w:t>
              </w:r>
            </w:ins>
          </w:p>
        </w:tc>
      </w:tr>
      <w:tr w:rsidR="008A046A" w:rsidRPr="00BE2FB6" w14:paraId="227FCC2E" w14:textId="77777777" w:rsidTr="001E20F5">
        <w:trPr>
          <w:jc w:val="center"/>
          <w:ins w:id="397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15DBF0B4" w14:textId="77777777" w:rsidR="008A046A" w:rsidRPr="00BE2FB6" w:rsidRDefault="008A046A" w:rsidP="001E20F5">
            <w:pPr>
              <w:rPr>
                <w:ins w:id="398" w:author="VELASCO IBARRA, ALBERTO DE JESUS (Empresa TechMahindra)" w:date="2017-07-27T17:29:00Z"/>
                <w:lang w:val="es-MX"/>
              </w:rPr>
            </w:pPr>
            <w:ins w:id="399" w:author="VELASCO IBARRA, ALBERTO DE JESUS (Empresa TechMahindra)" w:date="2017-07-27T17:29:00Z">
              <w:r>
                <w:rPr>
                  <w:lang w:val="es-MX"/>
                </w:rPr>
                <w:t>SERVIDOR 9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1ADE8C8" w14:textId="77777777" w:rsidR="008A046A" w:rsidRPr="00D52682" w:rsidRDefault="008A046A" w:rsidP="001E20F5">
            <w:pPr>
              <w:rPr>
                <w:ins w:id="400" w:author="VELASCO IBARRA, ALBERTO DE JESUS (Empresa TechMahindra)" w:date="2017-07-27T17:29:00Z"/>
                <w:lang w:val="es-MX"/>
              </w:rPr>
            </w:pPr>
            <w:ins w:id="401" w:author="VELASCO IBARRA, ALBERTO DE JESUS (Empresa TechMahindra)" w:date="2017-07-27T17:29:00Z">
              <w:r w:rsidRPr="00D52682">
                <w:rPr>
                  <w:b/>
                  <w:lang w:val="es-MX"/>
                </w:rPr>
                <w:t>Jenkins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77C80DC1" w14:textId="77777777" w:rsidR="008A046A" w:rsidRPr="00BE2FB6" w:rsidRDefault="008A046A" w:rsidP="001E20F5">
            <w:pPr>
              <w:rPr>
                <w:ins w:id="402" w:author="VELASCO IBARRA, ALBERTO DE JESUS (Empresa TechMahindra)" w:date="2017-07-27T17:29:00Z"/>
                <w:lang w:val="es-MX"/>
              </w:rPr>
            </w:pPr>
            <w:ins w:id="403" w:author="VELASCO IBARRA, ALBERTO DE JESUS (Empresa TechMahindra)" w:date="2017-07-27T17:29:00Z">
              <w:r w:rsidRPr="00D52682">
                <w:rPr>
                  <w:lang w:val="es-MX"/>
                </w:rPr>
                <w:t>devops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0C4A1CB" w14:textId="77777777" w:rsidR="008A046A" w:rsidRPr="00BE2FB6" w:rsidRDefault="008A046A" w:rsidP="001E20F5">
            <w:pPr>
              <w:rPr>
                <w:ins w:id="404" w:author="VELASCO IBARRA, ALBERTO DE JESUS (Empresa TechMahindra)" w:date="2017-07-27T17:29:00Z"/>
                <w:lang w:val="es-MX"/>
              </w:rPr>
            </w:pPr>
            <w:ins w:id="405" w:author="VELASCO IBARRA, ALBERTO DE JESUS (Empresa TechMahindra)" w:date="2017-07-27T17:29:00Z">
              <w:r w:rsidRPr="00D52682">
                <w:rPr>
                  <w:lang w:val="es-MX"/>
                </w:rPr>
                <w:t>Administrator</w:t>
              </w:r>
            </w:ins>
          </w:p>
        </w:tc>
      </w:tr>
      <w:tr w:rsidR="008A046A" w:rsidRPr="00BE2FB6" w14:paraId="2B9EB5E6" w14:textId="77777777" w:rsidTr="001E20F5">
        <w:trPr>
          <w:jc w:val="center"/>
          <w:ins w:id="406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1BC8B59D" w14:textId="77777777" w:rsidR="008A046A" w:rsidRPr="00BE2FB6" w:rsidRDefault="008A046A" w:rsidP="001E20F5">
            <w:pPr>
              <w:rPr>
                <w:ins w:id="407" w:author="VELASCO IBARRA, ALBERTO DE JESUS (Empresa TechMahindra)" w:date="2017-07-27T17:29:00Z"/>
                <w:lang w:val="es-MX"/>
              </w:rPr>
            </w:pPr>
            <w:ins w:id="408" w:author="VELASCO IBARRA, ALBERTO DE JESUS (Empresa TechMahindra)" w:date="2017-07-27T17:29:00Z">
              <w:r>
                <w:rPr>
                  <w:lang w:val="es-MX"/>
                </w:rPr>
                <w:t>SERVIDOR 10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7DEC04A6" w14:textId="77777777" w:rsidR="008A046A" w:rsidRPr="00BE2FB6" w:rsidRDefault="008A046A" w:rsidP="001E20F5">
            <w:pPr>
              <w:rPr>
                <w:ins w:id="409" w:author="VELASCO IBARRA, ALBERTO DE JESUS (Empresa TechMahindra)" w:date="2017-07-27T17:29:00Z"/>
                <w:b/>
                <w:lang w:val="es-MX"/>
              </w:rPr>
            </w:pPr>
            <w:ins w:id="410" w:author="VELASCO IBARRA, ALBERTO DE JESUS (Empresa TechMahindra)" w:date="2017-07-27T17:29:00Z">
              <w:r w:rsidRPr="00D52682">
                <w:rPr>
                  <w:b/>
                  <w:lang w:val="es-MX"/>
                </w:rPr>
                <w:t>Jenkins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27B527B" w14:textId="77777777" w:rsidR="008A046A" w:rsidRPr="00BE2FB6" w:rsidRDefault="008A046A" w:rsidP="001E20F5">
            <w:pPr>
              <w:rPr>
                <w:ins w:id="411" w:author="VELASCO IBARRA, ALBERTO DE JESUS (Empresa TechMahindra)" w:date="2017-07-27T17:29:00Z"/>
                <w:lang w:val="es-MX"/>
              </w:rPr>
            </w:pPr>
            <w:ins w:id="412" w:author="VELASCO IBARRA, ALBERTO DE JESUS (Empresa TechMahindra)" w:date="2017-07-27T17:29:00Z">
              <w:r w:rsidRPr="00D52682">
                <w:rPr>
                  <w:lang w:val="es-MX"/>
                </w:rPr>
                <w:t>devops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0183464" w14:textId="77777777" w:rsidR="008A046A" w:rsidRPr="00BE2FB6" w:rsidRDefault="008A046A" w:rsidP="001E20F5">
            <w:pPr>
              <w:rPr>
                <w:ins w:id="413" w:author="VELASCO IBARRA, ALBERTO DE JESUS (Empresa TechMahindra)" w:date="2017-07-27T17:29:00Z"/>
                <w:lang w:val="es-MX"/>
              </w:rPr>
            </w:pPr>
            <w:ins w:id="414" w:author="VELASCO IBARRA, ALBERTO DE JESUS (Empresa TechMahindra)" w:date="2017-07-27T17:29:00Z">
              <w:r w:rsidRPr="00D52682">
                <w:rPr>
                  <w:lang w:val="es-MX"/>
                </w:rPr>
                <w:t>Administrator</w:t>
              </w:r>
            </w:ins>
          </w:p>
        </w:tc>
      </w:tr>
      <w:tr w:rsidR="008A046A" w:rsidRPr="00BE2FB6" w14:paraId="28ED7585" w14:textId="77777777" w:rsidTr="001E20F5">
        <w:trPr>
          <w:jc w:val="center"/>
          <w:ins w:id="415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02B4FCAB" w14:textId="77777777" w:rsidR="008A046A" w:rsidRPr="00BE2FB6" w:rsidRDefault="008A046A" w:rsidP="001E20F5">
            <w:pPr>
              <w:rPr>
                <w:ins w:id="416" w:author="VELASCO IBARRA, ALBERTO DE JESUS (Empresa TechMahindra)" w:date="2017-07-27T17:29:00Z"/>
                <w:lang w:val="es-MX"/>
              </w:rPr>
            </w:pPr>
            <w:ins w:id="417" w:author="VELASCO IBARRA, ALBERTO DE JESUS (Empresa TechMahindra)" w:date="2017-07-27T17:29:00Z">
              <w:r>
                <w:rPr>
                  <w:lang w:val="es-MX"/>
                </w:rPr>
                <w:t>SERVIDOR 11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744DE3DD" w14:textId="77777777" w:rsidR="008A046A" w:rsidRPr="00BE2FB6" w:rsidRDefault="008A046A" w:rsidP="001E20F5">
            <w:pPr>
              <w:rPr>
                <w:ins w:id="418" w:author="VELASCO IBARRA, ALBERTO DE JESUS (Empresa TechMahindra)" w:date="2017-07-27T17:29:00Z"/>
                <w:b/>
                <w:lang w:val="es-MX"/>
              </w:rPr>
            </w:pPr>
            <w:ins w:id="419" w:author="VELASCO IBARRA, ALBERTO DE JESUS (Empresa TechMahindra)" w:date="2017-07-27T17:29:00Z">
              <w:r w:rsidRPr="00BE2FB6">
                <w:rPr>
                  <w:b/>
                  <w:lang w:val="es-MX"/>
                </w:rPr>
                <w:t>XL Deploy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B2B9AE2" w14:textId="77777777" w:rsidR="008A046A" w:rsidRPr="00BE2FB6" w:rsidRDefault="008A046A" w:rsidP="001E20F5">
            <w:pPr>
              <w:rPr>
                <w:ins w:id="420" w:author="VELASCO IBARRA, ALBERTO DE JESUS (Empresa TechMahindra)" w:date="2017-07-27T17:29:00Z"/>
                <w:lang w:val="es-MX"/>
              </w:rPr>
            </w:pPr>
            <w:ins w:id="421" w:author="VELASCO IBARRA, ALBERTO DE JESUS (Empresa TechMahindra)" w:date="2017-07-27T17:29:00Z">
              <w:r w:rsidRPr="00BE2FB6">
                <w:rPr>
                  <w:lang w:val="es-MX"/>
                </w:rPr>
                <w:t>xluser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2E1BBC7" w14:textId="77777777" w:rsidR="008A046A" w:rsidRPr="00BE2FB6" w:rsidRDefault="008A046A" w:rsidP="001E20F5">
            <w:pPr>
              <w:rPr>
                <w:ins w:id="422" w:author="VELASCO IBARRA, ALBERTO DE JESUS (Empresa TechMahindra)" w:date="2017-07-27T17:29:00Z"/>
                <w:lang w:val="es-MX"/>
              </w:rPr>
            </w:pPr>
            <w:ins w:id="423" w:author="VELASCO IBARRA, ALBERTO DE JESUS (Empresa TechMahindra)" w:date="2017-07-27T17:29:00Z">
              <w:r w:rsidRPr="00BE2FB6">
                <w:rPr>
                  <w:lang w:val="es-MX"/>
                </w:rPr>
                <w:t>xluser</w:t>
              </w:r>
            </w:ins>
          </w:p>
        </w:tc>
      </w:tr>
      <w:tr w:rsidR="008A046A" w:rsidRPr="00BE2FB6" w14:paraId="4E5A86B2" w14:textId="77777777" w:rsidTr="001E20F5">
        <w:trPr>
          <w:jc w:val="center"/>
          <w:ins w:id="424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38C239F3" w14:textId="77777777" w:rsidR="008A046A" w:rsidRPr="00BE2FB6" w:rsidRDefault="008A046A" w:rsidP="001E20F5">
            <w:pPr>
              <w:rPr>
                <w:ins w:id="425" w:author="VELASCO IBARRA, ALBERTO DE JESUS (Empresa TechMahindra)" w:date="2017-07-27T17:29:00Z"/>
                <w:lang w:val="es-MX"/>
              </w:rPr>
            </w:pPr>
            <w:ins w:id="426" w:author="VELASCO IBARRA, ALBERTO DE JESUS (Empresa TechMahindra)" w:date="2017-07-27T17:29:00Z">
              <w:r>
                <w:rPr>
                  <w:lang w:val="es-MX"/>
                </w:rPr>
                <w:t>SERVIDOR 12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E35E676" w14:textId="77777777" w:rsidR="008A046A" w:rsidRPr="00BE2FB6" w:rsidRDefault="008A046A" w:rsidP="001E20F5">
            <w:pPr>
              <w:rPr>
                <w:ins w:id="427" w:author="VELASCO IBARRA, ALBERTO DE JESUS (Empresa TechMahindra)" w:date="2017-07-27T17:29:00Z"/>
                <w:b/>
                <w:lang w:val="es-MX"/>
              </w:rPr>
            </w:pPr>
            <w:ins w:id="428" w:author="VELASCO IBARRA, ALBERTO DE JESUS (Empresa TechMahindra)" w:date="2017-07-27T17:29:00Z">
              <w:r w:rsidRPr="00BE2FB6">
                <w:rPr>
                  <w:b/>
                  <w:lang w:val="es-MX"/>
                </w:rPr>
                <w:t>XL Release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44D705C6" w14:textId="77777777" w:rsidR="008A046A" w:rsidRPr="00BE2FB6" w:rsidRDefault="008A046A" w:rsidP="001E20F5">
            <w:pPr>
              <w:rPr>
                <w:ins w:id="429" w:author="VELASCO IBARRA, ALBERTO DE JESUS (Empresa TechMahindra)" w:date="2017-07-27T17:29:00Z"/>
                <w:lang w:val="es-MX"/>
              </w:rPr>
            </w:pPr>
            <w:ins w:id="430" w:author="VELASCO IBARRA, ALBERTO DE JESUS (Empresa TechMahindra)" w:date="2017-07-27T17:29:00Z">
              <w:r w:rsidRPr="00BE2FB6">
                <w:rPr>
                  <w:lang w:val="es-MX"/>
                </w:rPr>
                <w:t>xluser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8054CA8" w14:textId="77777777" w:rsidR="008A046A" w:rsidRPr="00BE2FB6" w:rsidRDefault="008A046A" w:rsidP="001E20F5">
            <w:pPr>
              <w:rPr>
                <w:ins w:id="431" w:author="VELASCO IBARRA, ALBERTO DE JESUS (Empresa TechMahindra)" w:date="2017-07-27T17:29:00Z"/>
                <w:lang w:val="es-MX"/>
              </w:rPr>
            </w:pPr>
            <w:ins w:id="432" w:author="VELASCO IBARRA, ALBERTO DE JESUS (Empresa TechMahindra)" w:date="2017-07-27T17:29:00Z">
              <w:r w:rsidRPr="00BE2FB6">
                <w:rPr>
                  <w:lang w:val="es-MX"/>
                </w:rPr>
                <w:t>xluser</w:t>
              </w:r>
            </w:ins>
          </w:p>
        </w:tc>
      </w:tr>
      <w:tr w:rsidR="008A046A" w:rsidRPr="00BE2FB6" w14:paraId="76B2B4ED" w14:textId="77777777" w:rsidTr="001E20F5">
        <w:trPr>
          <w:jc w:val="center"/>
          <w:ins w:id="433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01EE4750" w14:textId="77777777" w:rsidR="008A046A" w:rsidRPr="00BE2FB6" w:rsidRDefault="008A046A" w:rsidP="001E20F5">
            <w:pPr>
              <w:rPr>
                <w:ins w:id="434" w:author="VELASCO IBARRA, ALBERTO DE JESUS (Empresa TechMahindra)" w:date="2017-07-27T17:29:00Z"/>
                <w:lang w:val="es-MX"/>
              </w:rPr>
            </w:pPr>
            <w:ins w:id="435" w:author="VELASCO IBARRA, ALBERTO DE JESUS (Empresa TechMahindra)" w:date="2017-07-27T17:29:00Z">
              <w:r>
                <w:rPr>
                  <w:lang w:val="es-MX"/>
                </w:rPr>
                <w:t>SERVIDOR 13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D328A13" w14:textId="77777777" w:rsidR="008A046A" w:rsidRPr="00BE2FB6" w:rsidRDefault="008A046A" w:rsidP="001E20F5">
            <w:pPr>
              <w:rPr>
                <w:ins w:id="436" w:author="VELASCO IBARRA, ALBERTO DE JESUS (Empresa TechMahindra)" w:date="2017-07-27T17:29:00Z"/>
                <w:b/>
                <w:lang w:val="es-MX"/>
              </w:rPr>
            </w:pPr>
            <w:ins w:id="437" w:author="VELASCO IBARRA, ALBERTO DE JESUS (Empresa TechMahindra)" w:date="2017-07-27T17:29:00Z">
              <w:r w:rsidRPr="00BE2FB6">
                <w:rPr>
                  <w:b/>
                  <w:lang w:val="es-MX"/>
                </w:rPr>
                <w:t>Puppet Enterprise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6E7D5B9" w14:textId="77777777" w:rsidR="008A046A" w:rsidRPr="00BE2FB6" w:rsidRDefault="008A046A" w:rsidP="001E20F5">
            <w:pPr>
              <w:rPr>
                <w:ins w:id="438" w:author="VELASCO IBARRA, ALBERTO DE JESUS (Empresa TechMahindra)" w:date="2017-07-27T17:29:00Z"/>
                <w:lang w:val="es-MX"/>
              </w:rPr>
            </w:pPr>
            <w:ins w:id="439" w:author="VELASCO IBARRA, ALBERTO DE JESUS (Empresa TechMahindra)" w:date="2017-07-27T17:29:00Z">
              <w:r w:rsidRPr="00D52682">
                <w:rPr>
                  <w:lang w:val="es-MX"/>
                </w:rPr>
                <w:t>pu-puppetu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6FEC405" w14:textId="77777777" w:rsidR="008A046A" w:rsidRPr="00BE2FB6" w:rsidRDefault="008A046A" w:rsidP="001E20F5">
            <w:pPr>
              <w:rPr>
                <w:ins w:id="440" w:author="VELASCO IBARRA, ALBERTO DE JESUS (Empresa TechMahindra)" w:date="2017-07-27T17:29:00Z"/>
                <w:lang w:val="es-MX"/>
              </w:rPr>
            </w:pPr>
            <w:ins w:id="441" w:author="VELASCO IBARRA, ALBERTO DE JESUS (Empresa TechMahindra)" w:date="2017-07-27T17:29:00Z">
              <w:r w:rsidRPr="00D52682">
                <w:rPr>
                  <w:lang w:val="es-MX"/>
                </w:rPr>
                <w:t>pu-puppetu</w:t>
              </w:r>
            </w:ins>
          </w:p>
        </w:tc>
      </w:tr>
      <w:tr w:rsidR="008A046A" w:rsidRPr="00BE2FB6" w14:paraId="2C497A7D" w14:textId="77777777" w:rsidTr="001E20F5">
        <w:trPr>
          <w:jc w:val="center"/>
          <w:ins w:id="442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40D3E262" w14:textId="77777777" w:rsidR="008A046A" w:rsidRPr="00BE2FB6" w:rsidRDefault="008A046A" w:rsidP="001E20F5">
            <w:pPr>
              <w:rPr>
                <w:ins w:id="443" w:author="VELASCO IBARRA, ALBERTO DE JESUS (Empresa TechMahindra)" w:date="2017-07-27T17:29:00Z"/>
                <w:lang w:val="es-MX"/>
              </w:rPr>
            </w:pPr>
            <w:ins w:id="444" w:author="VELASCO IBARRA, ALBERTO DE JESUS (Empresa TechMahindra)" w:date="2017-07-27T17:29:00Z">
              <w:r>
                <w:rPr>
                  <w:lang w:val="es-MX"/>
                </w:rPr>
                <w:t>SERVIDOR 14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BA08DDD" w14:textId="77777777" w:rsidR="008A046A" w:rsidRPr="00BE2FB6" w:rsidRDefault="008A046A" w:rsidP="001E20F5">
            <w:pPr>
              <w:rPr>
                <w:ins w:id="445" w:author="VELASCO IBARRA, ALBERTO DE JESUS (Empresa TechMahindra)" w:date="2017-07-27T17:29:00Z"/>
                <w:b/>
                <w:lang w:val="es-MX"/>
              </w:rPr>
            </w:pPr>
            <w:ins w:id="446" w:author="VELASCO IBARRA, ALBERTO DE JESUS (Empresa TechMahindra)" w:date="2017-07-27T17:29:00Z">
              <w:r w:rsidRPr="00BE2FB6">
                <w:rPr>
                  <w:b/>
                  <w:lang w:val="es-MX"/>
                </w:rPr>
                <w:t>CA Service Virtualization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796F1CF7" w14:textId="77777777" w:rsidR="008A046A" w:rsidRPr="00BE2FB6" w:rsidRDefault="008A046A" w:rsidP="001E20F5">
            <w:pPr>
              <w:rPr>
                <w:ins w:id="447" w:author="VELASCO IBARRA, ALBERTO DE JESUS (Empresa TechMahindra)" w:date="2017-07-27T17:29:00Z"/>
                <w:lang w:val="es-MX"/>
              </w:rPr>
            </w:pPr>
            <w:ins w:id="448" w:author="VELASCO IBARRA, ALBERTO DE JESUS (Empresa TechMahindra)" w:date="2017-07-27T17:29:00Z">
              <w:r w:rsidRPr="00BE2FB6">
                <w:rPr>
                  <w:lang w:val="es-MX"/>
                </w:rPr>
                <w:t>causr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6B72D16" w14:textId="77777777" w:rsidR="008A046A" w:rsidRPr="00BE2FB6" w:rsidRDefault="008A046A" w:rsidP="001E20F5">
            <w:pPr>
              <w:rPr>
                <w:ins w:id="449" w:author="VELASCO IBARRA, ALBERTO DE JESUS (Empresa TechMahindra)" w:date="2017-07-27T17:29:00Z"/>
                <w:lang w:val="es-MX"/>
              </w:rPr>
            </w:pPr>
            <w:ins w:id="450" w:author="VELASCO IBARRA, ALBERTO DE JESUS (Empresa TechMahindra)" w:date="2017-07-27T17:29:00Z">
              <w:r w:rsidRPr="00BE2FB6">
                <w:rPr>
                  <w:lang w:val="es-MX"/>
                </w:rPr>
                <w:t>causr</w:t>
              </w:r>
            </w:ins>
          </w:p>
        </w:tc>
      </w:tr>
      <w:tr w:rsidR="008A046A" w:rsidRPr="00BE2FB6" w14:paraId="3925A3A0" w14:textId="77777777" w:rsidTr="001E20F5">
        <w:trPr>
          <w:jc w:val="center"/>
          <w:ins w:id="451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19ECCA8E" w14:textId="77777777" w:rsidR="008A046A" w:rsidRPr="00BE2FB6" w:rsidRDefault="008A046A" w:rsidP="001E20F5">
            <w:pPr>
              <w:rPr>
                <w:ins w:id="452" w:author="VELASCO IBARRA, ALBERTO DE JESUS (Empresa TechMahindra)" w:date="2017-07-27T17:29:00Z"/>
                <w:lang w:val="es-MX"/>
              </w:rPr>
            </w:pPr>
            <w:ins w:id="453" w:author="VELASCO IBARRA, ALBERTO DE JESUS (Empresa TechMahindra)" w:date="2017-07-27T17:29:00Z">
              <w:r>
                <w:rPr>
                  <w:lang w:val="es-MX"/>
                </w:rPr>
                <w:t>SERVIDOR 15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C236575" w14:textId="77777777" w:rsidR="008A046A" w:rsidRPr="00BE2FB6" w:rsidRDefault="008A046A" w:rsidP="001E20F5">
            <w:pPr>
              <w:rPr>
                <w:ins w:id="454" w:author="VELASCO IBARRA, ALBERTO DE JESUS (Empresa TechMahindra)" w:date="2017-07-27T17:29:00Z"/>
                <w:b/>
                <w:lang w:val="es-MX"/>
              </w:rPr>
            </w:pPr>
            <w:ins w:id="455" w:author="VELASCO IBARRA, ALBERTO DE JESUS (Empresa TechMahindra)" w:date="2017-07-27T17:29:00Z">
              <w:r w:rsidRPr="00BE2FB6">
                <w:rPr>
                  <w:b/>
                  <w:lang w:val="es-MX"/>
                </w:rPr>
                <w:t>PostgreSQL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4F7F1FF" w14:textId="77777777" w:rsidR="008A046A" w:rsidRPr="00BE2FB6" w:rsidRDefault="008A046A" w:rsidP="001E20F5">
            <w:pPr>
              <w:rPr>
                <w:ins w:id="456" w:author="VELASCO IBARRA, ALBERTO DE JESUS (Empresa TechMahindra)" w:date="2017-07-27T17:29:00Z"/>
                <w:lang w:val="es-MX"/>
              </w:rPr>
            </w:pPr>
            <w:ins w:id="457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70BC232" w14:textId="77777777" w:rsidR="008A046A" w:rsidRPr="00BE2FB6" w:rsidRDefault="008A046A" w:rsidP="001E20F5">
            <w:pPr>
              <w:rPr>
                <w:ins w:id="458" w:author="VELASCO IBARRA, ALBERTO DE JESUS (Empresa TechMahindra)" w:date="2017-07-27T17:29:00Z"/>
                <w:lang w:val="es-MX"/>
              </w:rPr>
            </w:pPr>
            <w:ins w:id="459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</w:tr>
      <w:tr w:rsidR="008A046A" w:rsidRPr="00BE2FB6" w14:paraId="568F28A0" w14:textId="77777777" w:rsidTr="001E20F5">
        <w:trPr>
          <w:jc w:val="center"/>
          <w:ins w:id="460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7402F216" w14:textId="77777777" w:rsidR="008A046A" w:rsidRPr="00BE2FB6" w:rsidRDefault="008A046A" w:rsidP="001E20F5">
            <w:pPr>
              <w:rPr>
                <w:ins w:id="461" w:author="VELASCO IBARRA, ALBERTO DE JESUS (Empresa TechMahindra)" w:date="2017-07-27T17:29:00Z"/>
                <w:lang w:val="es-MX"/>
              </w:rPr>
            </w:pPr>
            <w:ins w:id="462" w:author="VELASCO IBARRA, ALBERTO DE JESUS (Empresa TechMahindra)" w:date="2017-07-27T17:29:00Z">
              <w:r>
                <w:rPr>
                  <w:lang w:val="es-MX"/>
                </w:rPr>
                <w:t>SERVIDOR 16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00E2257" w14:textId="77777777" w:rsidR="008A046A" w:rsidRPr="00BE2FB6" w:rsidRDefault="008A046A" w:rsidP="001E20F5">
            <w:pPr>
              <w:rPr>
                <w:ins w:id="463" w:author="VELASCO IBARRA, ALBERTO DE JESUS (Empresa TechMahindra)" w:date="2017-07-27T17:29:00Z"/>
                <w:b/>
                <w:lang w:val="es-MX"/>
              </w:rPr>
            </w:pPr>
            <w:ins w:id="464" w:author="VELASCO IBARRA, ALBERTO DE JESUS (Empresa TechMahindra)" w:date="2017-07-27T17:29:00Z">
              <w:r w:rsidRPr="00BE2FB6">
                <w:rPr>
                  <w:b/>
                  <w:lang w:val="es-MX"/>
                </w:rPr>
                <w:t>PostgreSQL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9483042" w14:textId="77777777" w:rsidR="008A046A" w:rsidRPr="00BE2FB6" w:rsidRDefault="008A046A" w:rsidP="001E20F5">
            <w:pPr>
              <w:rPr>
                <w:ins w:id="465" w:author="VELASCO IBARRA, ALBERTO DE JESUS (Empresa TechMahindra)" w:date="2017-07-27T17:29:00Z"/>
                <w:lang w:val="es-MX"/>
              </w:rPr>
            </w:pPr>
            <w:ins w:id="466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17026D9" w14:textId="77777777" w:rsidR="008A046A" w:rsidRPr="00BE2FB6" w:rsidRDefault="008A046A" w:rsidP="001E20F5">
            <w:pPr>
              <w:rPr>
                <w:ins w:id="467" w:author="VELASCO IBARRA, ALBERTO DE JESUS (Empresa TechMahindra)" w:date="2017-07-27T17:29:00Z"/>
                <w:lang w:val="es-MX"/>
              </w:rPr>
            </w:pPr>
            <w:ins w:id="468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</w:tr>
      <w:tr w:rsidR="008A046A" w:rsidRPr="00BE2FB6" w14:paraId="68124308" w14:textId="77777777" w:rsidTr="001E20F5">
        <w:trPr>
          <w:jc w:val="center"/>
          <w:ins w:id="469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4D165B24" w14:textId="77777777" w:rsidR="008A046A" w:rsidRPr="00BE2FB6" w:rsidRDefault="008A046A" w:rsidP="001E20F5">
            <w:pPr>
              <w:rPr>
                <w:ins w:id="470" w:author="VELASCO IBARRA, ALBERTO DE JESUS (Empresa TechMahindra)" w:date="2017-07-27T17:29:00Z"/>
                <w:lang w:val="es-MX"/>
              </w:rPr>
            </w:pPr>
            <w:ins w:id="471" w:author="VELASCO IBARRA, ALBERTO DE JESUS (Empresa TechMahindra)" w:date="2017-07-27T17:29:00Z">
              <w:r>
                <w:rPr>
                  <w:lang w:val="es-MX"/>
                </w:rPr>
                <w:t>SERVIDOR 17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DB345D3" w14:textId="77777777" w:rsidR="008A046A" w:rsidRPr="00BE2FB6" w:rsidRDefault="008A046A" w:rsidP="001E20F5">
            <w:pPr>
              <w:rPr>
                <w:ins w:id="472" w:author="VELASCO IBARRA, ALBERTO DE JESUS (Empresa TechMahindra)" w:date="2017-07-27T17:29:00Z"/>
                <w:b/>
                <w:lang w:val="es-MX"/>
              </w:rPr>
            </w:pPr>
            <w:ins w:id="473" w:author="VELASCO IBARRA, ALBERTO DE JESUS (Empresa TechMahindra)" w:date="2017-07-27T17:29:00Z">
              <w:r w:rsidRPr="00BE2FB6">
                <w:rPr>
                  <w:b/>
                  <w:lang w:val="es-MX"/>
                </w:rPr>
                <w:t>PostgreSQL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18A9003" w14:textId="77777777" w:rsidR="008A046A" w:rsidRPr="00BE2FB6" w:rsidRDefault="008A046A" w:rsidP="001E20F5">
            <w:pPr>
              <w:rPr>
                <w:ins w:id="474" w:author="VELASCO IBARRA, ALBERTO DE JESUS (Empresa TechMahindra)" w:date="2017-07-27T17:29:00Z"/>
                <w:lang w:val="es-MX"/>
              </w:rPr>
            </w:pPr>
            <w:ins w:id="475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BC38D59" w14:textId="77777777" w:rsidR="008A046A" w:rsidRPr="00BE2FB6" w:rsidRDefault="008A046A" w:rsidP="001E20F5">
            <w:pPr>
              <w:rPr>
                <w:ins w:id="476" w:author="VELASCO IBARRA, ALBERTO DE JESUS (Empresa TechMahindra)" w:date="2017-07-27T17:29:00Z"/>
                <w:lang w:val="es-MX"/>
              </w:rPr>
            </w:pPr>
            <w:ins w:id="477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</w:tr>
      <w:tr w:rsidR="008A046A" w:rsidRPr="00BE2FB6" w14:paraId="70389B82" w14:textId="77777777" w:rsidTr="001E20F5">
        <w:trPr>
          <w:jc w:val="center"/>
          <w:ins w:id="478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1FA2707C" w14:textId="77777777" w:rsidR="008A046A" w:rsidRPr="00BE2FB6" w:rsidRDefault="008A046A" w:rsidP="001E20F5">
            <w:pPr>
              <w:rPr>
                <w:ins w:id="479" w:author="VELASCO IBARRA, ALBERTO DE JESUS (Empresa TechMahindra)" w:date="2017-07-27T17:29:00Z"/>
                <w:lang w:val="es-MX"/>
              </w:rPr>
            </w:pPr>
            <w:ins w:id="480" w:author="VELASCO IBARRA, ALBERTO DE JESUS (Empresa TechMahindra)" w:date="2017-07-27T17:29:00Z">
              <w:r>
                <w:rPr>
                  <w:lang w:val="es-MX"/>
                </w:rPr>
                <w:t>SERVIDOR 18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5C21213" w14:textId="77777777" w:rsidR="008A046A" w:rsidRPr="00BE2FB6" w:rsidRDefault="008A046A" w:rsidP="001E20F5">
            <w:pPr>
              <w:rPr>
                <w:ins w:id="481" w:author="VELASCO IBARRA, ALBERTO DE JESUS (Empresa TechMahindra)" w:date="2017-07-27T17:29:00Z"/>
                <w:b/>
                <w:lang w:val="es-MX"/>
              </w:rPr>
            </w:pPr>
            <w:ins w:id="482" w:author="VELASCO IBARRA, ALBERTO DE JESUS (Empresa TechMahindra)" w:date="2017-07-27T17:29:00Z">
              <w:r w:rsidRPr="00BE2FB6">
                <w:rPr>
                  <w:b/>
                  <w:lang w:val="es-MX"/>
                </w:rPr>
                <w:t>PostgreSQL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713C3240" w14:textId="77777777" w:rsidR="008A046A" w:rsidRPr="00BE2FB6" w:rsidRDefault="008A046A" w:rsidP="001E20F5">
            <w:pPr>
              <w:rPr>
                <w:ins w:id="483" w:author="VELASCO IBARRA, ALBERTO DE JESUS (Empresa TechMahindra)" w:date="2017-07-27T17:29:00Z"/>
                <w:lang w:val="es-MX"/>
              </w:rPr>
            </w:pPr>
            <w:ins w:id="484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2D60A8CD" w14:textId="77777777" w:rsidR="008A046A" w:rsidRPr="00BE2FB6" w:rsidRDefault="008A046A" w:rsidP="001E20F5">
            <w:pPr>
              <w:rPr>
                <w:ins w:id="485" w:author="VELASCO IBARRA, ALBERTO DE JESUS (Empresa TechMahindra)" w:date="2017-07-27T17:29:00Z"/>
                <w:lang w:val="es-MX"/>
              </w:rPr>
            </w:pPr>
            <w:ins w:id="486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</w:tr>
      <w:tr w:rsidR="008A046A" w:rsidRPr="00BE2FB6" w14:paraId="12725FFB" w14:textId="77777777" w:rsidTr="001E20F5">
        <w:trPr>
          <w:jc w:val="center"/>
          <w:ins w:id="487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46B2BEAA" w14:textId="77777777" w:rsidR="008A046A" w:rsidRPr="00BE2FB6" w:rsidRDefault="008A046A" w:rsidP="001E20F5">
            <w:pPr>
              <w:rPr>
                <w:ins w:id="488" w:author="VELASCO IBARRA, ALBERTO DE JESUS (Empresa TechMahindra)" w:date="2017-07-27T17:29:00Z"/>
                <w:lang w:val="es-MX"/>
              </w:rPr>
            </w:pPr>
            <w:ins w:id="489" w:author="VELASCO IBARRA, ALBERTO DE JESUS (Empresa TechMahindra)" w:date="2017-07-27T17:29:00Z">
              <w:r>
                <w:rPr>
                  <w:lang w:val="es-MX"/>
                </w:rPr>
                <w:t>SERVIDOR 19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2496416" w14:textId="77777777" w:rsidR="008A046A" w:rsidRPr="00BE2FB6" w:rsidRDefault="008A046A" w:rsidP="001E20F5">
            <w:pPr>
              <w:rPr>
                <w:ins w:id="490" w:author="VELASCO IBARRA, ALBERTO DE JESUS (Empresa TechMahindra)" w:date="2017-07-27T17:29:00Z"/>
                <w:b/>
                <w:lang w:val="es-MX"/>
              </w:rPr>
            </w:pPr>
            <w:ins w:id="491" w:author="VELASCO IBARRA, ALBERTO DE JESUS (Empresa TechMahindra)" w:date="2017-07-27T17:29:00Z">
              <w:r w:rsidRPr="00BE2FB6">
                <w:rPr>
                  <w:b/>
                  <w:lang w:val="es-MX"/>
                </w:rPr>
                <w:t>PostgreSQL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4918225" w14:textId="77777777" w:rsidR="008A046A" w:rsidRPr="00BE2FB6" w:rsidRDefault="008A046A" w:rsidP="001E20F5">
            <w:pPr>
              <w:rPr>
                <w:ins w:id="492" w:author="VELASCO IBARRA, ALBERTO DE JESUS (Empresa TechMahindra)" w:date="2017-07-27T17:29:00Z"/>
                <w:lang w:val="es-MX"/>
              </w:rPr>
            </w:pPr>
            <w:ins w:id="493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3D3AC3B2" w14:textId="77777777" w:rsidR="008A046A" w:rsidRPr="00BE2FB6" w:rsidRDefault="008A046A" w:rsidP="001E20F5">
            <w:pPr>
              <w:rPr>
                <w:ins w:id="494" w:author="VELASCO IBARRA, ALBERTO DE JESUS (Empresa TechMahindra)" w:date="2017-07-27T17:29:00Z"/>
                <w:lang w:val="es-MX"/>
              </w:rPr>
            </w:pPr>
            <w:ins w:id="495" w:author="VELASCO IBARRA, ALBERTO DE JESUS (Empresa TechMahindra)" w:date="2017-07-27T17:29:00Z">
              <w:r w:rsidRPr="00BE2FB6">
                <w:rPr>
                  <w:lang w:val="es-MX"/>
                </w:rPr>
                <w:t>postgres</w:t>
              </w:r>
            </w:ins>
          </w:p>
        </w:tc>
      </w:tr>
      <w:tr w:rsidR="008A046A" w:rsidRPr="00BE2FB6" w14:paraId="11C3E159" w14:textId="77777777" w:rsidTr="001E20F5">
        <w:trPr>
          <w:jc w:val="center"/>
          <w:ins w:id="496" w:author="VELASCO IBARRA, ALBERTO DE JESUS (Empresa TechMahindra)" w:date="2017-07-27T17:29:00Z"/>
        </w:trPr>
        <w:tc>
          <w:tcPr>
            <w:tcW w:w="1504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  <w:vAlign w:val="center"/>
          </w:tcPr>
          <w:p w14:paraId="48D8CB44" w14:textId="77777777" w:rsidR="008A046A" w:rsidRPr="00BE2FB6" w:rsidRDefault="008A046A" w:rsidP="001E20F5">
            <w:pPr>
              <w:rPr>
                <w:ins w:id="497" w:author="VELASCO IBARRA, ALBERTO DE JESUS (Empresa TechMahindra)" w:date="2017-07-27T17:29:00Z"/>
                <w:lang w:val="es-MX"/>
              </w:rPr>
            </w:pPr>
            <w:ins w:id="498" w:author="VELASCO IBARRA, ALBERTO DE JESUS (Empresa TechMahindra)" w:date="2017-07-27T17:29:00Z">
              <w:r>
                <w:rPr>
                  <w:lang w:val="es-MX"/>
                </w:rPr>
                <w:t>SERVIDOR 20</w:t>
              </w:r>
            </w:ins>
          </w:p>
        </w:tc>
        <w:tc>
          <w:tcPr>
            <w:tcW w:w="2459" w:type="dxa"/>
            <w:gridSpan w:val="2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3FFADA8D" w14:textId="77777777" w:rsidR="008A046A" w:rsidRPr="00BE2FB6" w:rsidRDefault="008A046A" w:rsidP="001E20F5">
            <w:pPr>
              <w:rPr>
                <w:ins w:id="499" w:author="VELASCO IBARRA, ALBERTO DE JESUS (Empresa TechMahindra)" w:date="2017-07-27T17:29:00Z"/>
                <w:b/>
                <w:lang w:val="es-MX"/>
              </w:rPr>
            </w:pPr>
            <w:ins w:id="500" w:author="VELASCO IBARRA, ALBERTO DE JESUS (Empresa TechMahindra)" w:date="2017-07-27T17:29:00Z">
              <w:r w:rsidRPr="00BE2FB6">
                <w:rPr>
                  <w:b/>
                  <w:lang w:val="es-MX"/>
                </w:rPr>
                <w:t>Microsot SQL Server</w:t>
              </w:r>
            </w:ins>
          </w:p>
        </w:tc>
        <w:tc>
          <w:tcPr>
            <w:tcW w:w="1392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159F2DD0" w14:textId="77777777" w:rsidR="008A046A" w:rsidRPr="00BE2FB6" w:rsidRDefault="008A046A" w:rsidP="001E20F5">
            <w:pPr>
              <w:rPr>
                <w:ins w:id="501" w:author="VELASCO IBARRA, ALBERTO DE JESUS (Empresa TechMahindra)" w:date="2017-07-27T17:29:00Z"/>
                <w:lang w:val="es-MX"/>
              </w:rPr>
            </w:pPr>
            <w:ins w:id="502" w:author="VELASCO IBARRA, ALBERTO DE JESUS (Empresa TechMahindra)" w:date="2017-07-27T17:29:00Z">
              <w:r w:rsidRPr="00D52682">
                <w:rPr>
                  <w:lang w:val="es-MX"/>
                </w:rPr>
                <w:t>devops</w:t>
              </w:r>
            </w:ins>
          </w:p>
        </w:tc>
        <w:tc>
          <w:tcPr>
            <w:tcW w:w="1558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16AD4F32" w14:textId="77777777" w:rsidR="008A046A" w:rsidRPr="00BE2FB6" w:rsidRDefault="008A046A" w:rsidP="008A046A">
            <w:pPr>
              <w:keepNext/>
              <w:rPr>
                <w:ins w:id="503" w:author="VELASCO IBARRA, ALBERTO DE JESUS (Empresa TechMahindra)" w:date="2017-07-27T17:29:00Z"/>
                <w:lang w:val="es-MX"/>
              </w:rPr>
              <w:pPrChange w:id="504" w:author="VELASCO IBARRA, ALBERTO DE JESUS (Empresa TechMahindra)" w:date="2017-07-27T17:34:00Z">
                <w:pPr/>
              </w:pPrChange>
            </w:pPr>
            <w:ins w:id="505" w:author="VELASCO IBARRA, ALBERTO DE JESUS (Empresa TechMahindra)" w:date="2017-07-27T17:29:00Z">
              <w:r w:rsidRPr="00D52682">
                <w:rPr>
                  <w:lang w:val="es-MX"/>
                </w:rPr>
                <w:t>Administrator</w:t>
              </w:r>
            </w:ins>
          </w:p>
        </w:tc>
      </w:tr>
    </w:tbl>
    <w:p w14:paraId="260A7207" w14:textId="2920D64E" w:rsidR="00311CE6" w:rsidRDefault="008A046A" w:rsidP="008A046A">
      <w:pPr>
        <w:pStyle w:val="Caption"/>
        <w:jc w:val="center"/>
        <w:rPr>
          <w:ins w:id="506" w:author="VELASCO IBARRA, ALBERTO DE JESUS (Empresa TechMahindra)" w:date="2017-07-27T17:34:00Z"/>
        </w:rPr>
        <w:pPrChange w:id="507" w:author="VELASCO IBARRA, ALBERTO DE JESUS (Empresa TechMahindra)" w:date="2017-07-27T17:34:00Z">
          <w:pPr>
            <w:pStyle w:val="Heading2"/>
          </w:pPr>
        </w:pPrChange>
      </w:pPr>
      <w:bookmarkStart w:id="508" w:name="_Toc488940250"/>
      <w:ins w:id="509" w:author="VELASCO IBARRA, ALBERTO DE JESUS (Empresa TechMahindra)" w:date="2017-07-27T17:34:00Z">
        <w:r>
          <w:t xml:space="preserve">Tabla </w:t>
        </w:r>
        <w:r>
          <w:fldChar w:fldCharType="begin"/>
        </w:r>
        <w:r>
          <w:instrText xml:space="preserve"> SEQ Tabla \* ARABIC </w:instrText>
        </w:r>
      </w:ins>
      <w:r>
        <w:fldChar w:fldCharType="separate"/>
      </w:r>
      <w:ins w:id="510" w:author="VELASCO IBARRA, ALBERTO DE JESUS (Empresa TechMahindra)" w:date="2017-07-27T17:34:00Z">
        <w:r>
          <w:rPr>
            <w:noProof/>
          </w:rPr>
          <w:t>3</w:t>
        </w:r>
        <w:r>
          <w:fldChar w:fldCharType="end"/>
        </w:r>
        <w:r>
          <w:t xml:space="preserve"> Usuarios</w:t>
        </w:r>
        <w:bookmarkEnd w:id="508"/>
      </w:ins>
    </w:p>
    <w:p w14:paraId="32173EB7" w14:textId="4F9F62B1" w:rsidR="008A046A" w:rsidRDefault="008A046A">
      <w:pPr>
        <w:rPr>
          <w:ins w:id="511" w:author="VELASCO IBARRA, ALBERTO DE JESUS (Empresa TechMahindra)" w:date="2017-07-27T17:34:00Z"/>
          <w:lang w:val="es-MX"/>
        </w:rPr>
      </w:pPr>
      <w:ins w:id="512" w:author="VELASCO IBARRA, ALBERTO DE JESUS (Empresa TechMahindra)" w:date="2017-07-27T17:34:00Z">
        <w:r>
          <w:rPr>
            <w:lang w:val="es-MX"/>
          </w:rPr>
          <w:br w:type="page"/>
        </w:r>
      </w:ins>
    </w:p>
    <w:p w14:paraId="44A46E42" w14:textId="5A33FE1F" w:rsidR="008A046A" w:rsidRDefault="008A046A" w:rsidP="008A046A">
      <w:pPr>
        <w:rPr>
          <w:ins w:id="513" w:author="VELASCO IBARRA, ALBERTO DE JESUS (Empresa TechMahindra)" w:date="2017-07-27T17:34:00Z"/>
          <w:lang w:val="es-MX"/>
        </w:rPr>
        <w:pPrChange w:id="514" w:author="VELASCO IBARRA, ALBERTO DE JESUS (Empresa TechMahindra)" w:date="2017-07-27T17:34:00Z">
          <w:pPr>
            <w:pStyle w:val="Heading2"/>
          </w:pPr>
        </w:pPrChange>
      </w:pPr>
      <w:ins w:id="515" w:author="VELASCO IBARRA, ALBERTO DE JESUS (Empresa TechMahindra)" w:date="2017-07-27T17:34:00Z">
        <w:r>
          <w:rPr>
            <w:lang w:val="es-MX"/>
          </w:rPr>
          <w:lastRenderedPageBreak/>
          <w:t>Enseguida se describen los permisos que tiene cada usuario.</w:t>
        </w:r>
      </w:ins>
    </w:p>
    <w:p w14:paraId="0DBE579E" w14:textId="77777777" w:rsidR="008A046A" w:rsidRPr="008A046A" w:rsidRDefault="008A046A" w:rsidP="008A046A">
      <w:pPr>
        <w:rPr>
          <w:ins w:id="516" w:author="VELASCO IBARRA, ALBERTO DE JESUS (Empresa TechMahindra)" w:date="2017-07-27T16:33:00Z"/>
          <w:lang w:val="es-MX"/>
        </w:rPr>
        <w:pPrChange w:id="517" w:author="VELASCO IBARRA, ALBERTO DE JESUS (Empresa TechMahindra)" w:date="2017-07-27T17:34:00Z">
          <w:pPr>
            <w:pStyle w:val="Heading2"/>
          </w:pPr>
        </w:pPrChange>
      </w:pPr>
    </w:p>
    <w:tbl>
      <w:tblPr>
        <w:tblW w:w="3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  <w:tblPrChange w:id="518" w:author="VELASCO IBARRA, ALBERTO DE JESUS (Empresa TechMahindra)" w:date="2017-07-27T17:31:00Z">
          <w:tblPr>
            <w:tblW w:w="3320" w:type="dxa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70" w:type="dxa"/>
              <w:right w:w="70" w:type="dxa"/>
            </w:tblCellMar>
            <w:tblLook w:val="04A0" w:firstRow="1" w:lastRow="0" w:firstColumn="1" w:lastColumn="0" w:noHBand="0" w:noVBand="1"/>
          </w:tblPr>
        </w:tblPrChange>
      </w:tblPr>
      <w:tblGrid>
        <w:gridCol w:w="3320"/>
        <w:tblGridChange w:id="519">
          <w:tblGrid>
            <w:gridCol w:w="5"/>
            <w:gridCol w:w="3315"/>
            <w:gridCol w:w="5"/>
          </w:tblGrid>
        </w:tblGridChange>
      </w:tblGrid>
      <w:tr w:rsidR="008A046A" w:rsidRPr="00311CE6" w14:paraId="71D850AC" w14:textId="77777777" w:rsidTr="008A046A">
        <w:trPr>
          <w:trHeight w:val="300"/>
          <w:jc w:val="center"/>
          <w:ins w:id="520" w:author="VELASCO IBARRA, ALBERTO DE JESUS (Empresa TechMahindra)" w:date="2017-07-27T17:31:00Z"/>
          <w:trPrChange w:id="521" w:author="VELASCO IBARRA, ALBERTO DE JESUS (Empresa TechMahindra)" w:date="2017-07-27T17:31:00Z">
            <w:trPr>
              <w:gridBefore w:val="1"/>
              <w:trHeight w:val="300"/>
              <w:jc w:val="center"/>
            </w:trPr>
          </w:trPrChange>
        </w:trPr>
        <w:tc>
          <w:tcPr>
            <w:tcW w:w="3320" w:type="dxa"/>
            <w:shd w:val="clear" w:color="auto" w:fill="000000" w:themeFill="text1"/>
            <w:noWrap/>
            <w:vAlign w:val="bottom"/>
            <w:tcPrChange w:id="522" w:author="VELASCO IBARRA, ALBERTO DE JESUS (Empresa TechMahindra)" w:date="2017-07-27T17:31:00Z">
              <w:tcPr>
                <w:tcW w:w="3320" w:type="dxa"/>
                <w:gridSpan w:val="2"/>
                <w:shd w:val="clear" w:color="auto" w:fill="auto"/>
                <w:noWrap/>
                <w:vAlign w:val="bottom"/>
              </w:tcPr>
            </w:tcPrChange>
          </w:tcPr>
          <w:p w14:paraId="2D60B3A3" w14:textId="1F75EBBD" w:rsidR="008A046A" w:rsidRPr="00311CE6" w:rsidRDefault="008A046A" w:rsidP="008A046A">
            <w:pPr>
              <w:spacing w:line="240" w:lineRule="auto"/>
              <w:jc w:val="center"/>
              <w:rPr>
                <w:ins w:id="523" w:author="VELASCO IBARRA, ALBERTO DE JESUS (Empresa TechMahindra)" w:date="2017-07-27T17:31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  <w:pPrChange w:id="524" w:author="VELASCO IBARRA, ALBERTO DE JESUS (Empresa TechMahindra)" w:date="2017-07-27T17:32:00Z">
                <w:pPr>
                  <w:spacing w:line="240" w:lineRule="auto"/>
                </w:pPr>
              </w:pPrChange>
            </w:pPr>
            <w:ins w:id="525" w:author="VELASCO IBARRA, ALBERTO DE JESUS (Empresa TechMahindra)" w:date="2017-07-27T17:32:00Z">
              <w:r>
                <w:rPr>
                  <w:b/>
                  <w:color w:val="FFFFFF" w:themeColor="background1"/>
                  <w:lang w:val="es-MX"/>
                </w:rPr>
                <w:t>PERMISOS</w:t>
              </w:r>
            </w:ins>
          </w:p>
        </w:tc>
      </w:tr>
      <w:tr w:rsidR="00311CE6" w:rsidRPr="00311CE6" w14:paraId="0ACB135A" w14:textId="77777777" w:rsidTr="00311CE6">
        <w:tblPrEx>
          <w:tblPrExChange w:id="526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27" w:author="VELASCO IBARRA, ALBERTO DE JESUS (Empresa TechMahindra)" w:date="2017-07-27T17:26:00Z"/>
          <w:trPrChange w:id="528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29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CC132EA" w14:textId="77777777" w:rsidR="00311CE6" w:rsidRPr="00311CE6" w:rsidRDefault="00311CE6" w:rsidP="00311CE6">
            <w:pPr>
              <w:spacing w:line="240" w:lineRule="auto"/>
              <w:rPr>
                <w:ins w:id="530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31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/bin/yum update * , \</w:t>
              </w:r>
            </w:ins>
          </w:p>
        </w:tc>
      </w:tr>
      <w:tr w:rsidR="00311CE6" w:rsidRPr="00311CE6" w14:paraId="6B12DA70" w14:textId="77777777" w:rsidTr="00311CE6">
        <w:tblPrEx>
          <w:tblPrExChange w:id="532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33" w:author="VELASCO IBARRA, ALBERTO DE JESUS (Empresa TechMahindra)" w:date="2017-07-27T17:26:00Z"/>
          <w:trPrChange w:id="534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35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BB21D18" w14:textId="77777777" w:rsidR="00311CE6" w:rsidRPr="00311CE6" w:rsidRDefault="00311CE6" w:rsidP="00311CE6">
            <w:pPr>
              <w:spacing w:line="240" w:lineRule="auto"/>
              <w:rPr>
                <w:ins w:id="536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37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/bin/yum search * , \</w:t>
              </w:r>
            </w:ins>
          </w:p>
        </w:tc>
      </w:tr>
      <w:tr w:rsidR="00311CE6" w:rsidRPr="00311CE6" w14:paraId="0092CF7B" w14:textId="77777777" w:rsidTr="00311CE6">
        <w:tblPrEx>
          <w:tblPrExChange w:id="538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39" w:author="VELASCO IBARRA, ALBERTO DE JESUS (Empresa TechMahindra)" w:date="2017-07-27T17:26:00Z"/>
          <w:trPrChange w:id="540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41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D52E7C8" w14:textId="77777777" w:rsidR="00311CE6" w:rsidRPr="00311CE6" w:rsidRDefault="00311CE6" w:rsidP="00311CE6">
            <w:pPr>
              <w:spacing w:line="240" w:lineRule="auto"/>
              <w:rPr>
                <w:ins w:id="542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43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/bin/yum info * , \</w:t>
              </w:r>
            </w:ins>
          </w:p>
        </w:tc>
      </w:tr>
      <w:tr w:rsidR="00311CE6" w:rsidRPr="00311CE6" w14:paraId="5DB65E59" w14:textId="77777777" w:rsidTr="00311CE6">
        <w:tblPrEx>
          <w:tblPrExChange w:id="544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45" w:author="VELASCO IBARRA, ALBERTO DE JESUS (Empresa TechMahindra)" w:date="2017-07-27T17:26:00Z"/>
          <w:trPrChange w:id="546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47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B2E63C6" w14:textId="77777777" w:rsidR="00311CE6" w:rsidRPr="00311CE6" w:rsidRDefault="00311CE6" w:rsidP="00311CE6">
            <w:pPr>
              <w:spacing w:line="240" w:lineRule="auto"/>
              <w:rPr>
                <w:ins w:id="548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49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/bin/yum install * , \</w:t>
              </w:r>
            </w:ins>
          </w:p>
        </w:tc>
      </w:tr>
      <w:tr w:rsidR="00311CE6" w:rsidRPr="00311CE6" w14:paraId="3242410D" w14:textId="77777777" w:rsidTr="00311CE6">
        <w:tblPrEx>
          <w:tblPrExChange w:id="550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51" w:author="VELASCO IBARRA, ALBERTO DE JESUS (Empresa TechMahindra)" w:date="2017-07-27T17:26:00Z"/>
          <w:trPrChange w:id="552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53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84E633F" w14:textId="77777777" w:rsidR="00311CE6" w:rsidRPr="00311CE6" w:rsidRDefault="00311CE6" w:rsidP="00311CE6">
            <w:pPr>
              <w:spacing w:line="240" w:lineRule="auto"/>
              <w:rPr>
                <w:ins w:id="554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55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/bin/yum remove * , \</w:t>
              </w:r>
            </w:ins>
          </w:p>
        </w:tc>
      </w:tr>
      <w:tr w:rsidR="00311CE6" w:rsidRPr="00311CE6" w14:paraId="01ACC0E7" w14:textId="77777777" w:rsidTr="00311CE6">
        <w:tblPrEx>
          <w:tblPrExChange w:id="556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57" w:author="VELASCO IBARRA, ALBERTO DE JESUS (Empresa TechMahindra)" w:date="2017-07-27T17:26:00Z"/>
          <w:trPrChange w:id="558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59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2C66F68" w14:textId="77777777" w:rsidR="00311CE6" w:rsidRPr="00311CE6" w:rsidRDefault="00311CE6" w:rsidP="00311CE6">
            <w:pPr>
              <w:spacing w:line="240" w:lineRule="auto"/>
              <w:rPr>
                <w:ins w:id="560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61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/bin/yum list *, \</w:t>
              </w:r>
            </w:ins>
          </w:p>
        </w:tc>
      </w:tr>
      <w:tr w:rsidR="00311CE6" w:rsidRPr="00311CE6" w14:paraId="19763B3C" w14:textId="77777777" w:rsidTr="00311CE6">
        <w:tblPrEx>
          <w:tblPrExChange w:id="562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63" w:author="VELASCO IBARRA, ALBERTO DE JESUS (Empresa TechMahindra)" w:date="2017-07-27T17:26:00Z"/>
          <w:trPrChange w:id="564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65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B710268" w14:textId="77777777" w:rsidR="00311CE6" w:rsidRPr="00311CE6" w:rsidRDefault="00311CE6" w:rsidP="00311CE6">
            <w:pPr>
              <w:spacing w:line="240" w:lineRule="auto"/>
              <w:rPr>
                <w:ins w:id="566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67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/bin/rpm -qa * , \</w:t>
              </w:r>
            </w:ins>
          </w:p>
        </w:tc>
      </w:tr>
      <w:tr w:rsidR="00311CE6" w:rsidRPr="00311CE6" w14:paraId="770C4A50" w14:textId="77777777" w:rsidTr="00311CE6">
        <w:tblPrEx>
          <w:tblPrExChange w:id="568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69" w:author="VELASCO IBARRA, ALBERTO DE JESUS (Empresa TechMahindra)" w:date="2017-07-27T17:26:00Z"/>
          <w:trPrChange w:id="570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71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7CB230B" w14:textId="77777777" w:rsidR="00311CE6" w:rsidRPr="00311CE6" w:rsidRDefault="00311CE6" w:rsidP="00311CE6">
            <w:pPr>
              <w:spacing w:line="240" w:lineRule="auto"/>
              <w:rPr>
                <w:ins w:id="572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73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/bin/rpm -ivh * , \</w:t>
              </w:r>
            </w:ins>
          </w:p>
        </w:tc>
      </w:tr>
      <w:tr w:rsidR="00311CE6" w:rsidRPr="00311CE6" w14:paraId="6A15249E" w14:textId="77777777" w:rsidTr="00311CE6">
        <w:tblPrEx>
          <w:tblPrExChange w:id="574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75" w:author="VELASCO IBARRA, ALBERTO DE JESUS (Empresa TechMahindra)" w:date="2017-07-27T17:26:00Z"/>
          <w:trPrChange w:id="576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77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2D8BDFCA" w14:textId="77777777" w:rsidR="00311CE6" w:rsidRPr="00311CE6" w:rsidRDefault="00311CE6" w:rsidP="00311CE6">
            <w:pPr>
              <w:spacing w:line="240" w:lineRule="auto"/>
              <w:rPr>
                <w:ins w:id="578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79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/bin/rpm -qRp * , \</w:t>
              </w:r>
            </w:ins>
          </w:p>
        </w:tc>
      </w:tr>
      <w:tr w:rsidR="00311CE6" w:rsidRPr="00311CE6" w14:paraId="2904BD21" w14:textId="77777777" w:rsidTr="00311CE6">
        <w:tblPrEx>
          <w:tblPrExChange w:id="580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81" w:author="VELASCO IBARRA, ALBERTO DE JESUS (Empresa TechMahindra)" w:date="2017-07-27T17:26:00Z"/>
          <w:trPrChange w:id="582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83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482AB23E" w14:textId="77777777" w:rsidR="00311CE6" w:rsidRPr="00311CE6" w:rsidRDefault="00311CE6" w:rsidP="00311CE6">
            <w:pPr>
              <w:spacing w:line="240" w:lineRule="auto"/>
              <w:rPr>
                <w:ins w:id="584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85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/bin/rpm -ev *, \</w:t>
              </w:r>
            </w:ins>
          </w:p>
        </w:tc>
      </w:tr>
      <w:tr w:rsidR="00311CE6" w:rsidRPr="00311CE6" w14:paraId="4C151A0A" w14:textId="77777777" w:rsidTr="00311CE6">
        <w:tblPrEx>
          <w:tblPrExChange w:id="586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87" w:author="VELASCO IBARRA, ALBERTO DE JESUS (Empresa TechMahindra)" w:date="2017-07-27T17:26:00Z"/>
          <w:trPrChange w:id="588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89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5D87534" w14:textId="77777777" w:rsidR="00311CE6" w:rsidRPr="00311CE6" w:rsidRDefault="00311CE6" w:rsidP="00311CE6">
            <w:pPr>
              <w:spacing w:line="240" w:lineRule="auto"/>
              <w:rPr>
                <w:ins w:id="590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91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/bin/ls, \</w:t>
              </w:r>
            </w:ins>
          </w:p>
        </w:tc>
      </w:tr>
      <w:tr w:rsidR="00311CE6" w:rsidRPr="00311CE6" w14:paraId="49E6B4C1" w14:textId="77777777" w:rsidTr="00311CE6">
        <w:tblPrEx>
          <w:tblPrExChange w:id="592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93" w:author="VELASCO IBARRA, ALBERTO DE JESUS (Empresa TechMahindra)" w:date="2017-07-27T17:26:00Z"/>
          <w:trPrChange w:id="594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595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6094DCC7" w14:textId="77777777" w:rsidR="00311CE6" w:rsidRPr="00311CE6" w:rsidRDefault="00311CE6" w:rsidP="00311CE6">
            <w:pPr>
              <w:spacing w:line="240" w:lineRule="auto"/>
              <w:rPr>
                <w:ins w:id="596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597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/bin/mv, \</w:t>
              </w:r>
            </w:ins>
          </w:p>
        </w:tc>
      </w:tr>
      <w:tr w:rsidR="00311CE6" w:rsidRPr="00311CE6" w14:paraId="52A31BCD" w14:textId="77777777" w:rsidTr="00311CE6">
        <w:tblPrEx>
          <w:tblPrExChange w:id="598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599" w:author="VELASCO IBARRA, ALBERTO DE JESUS (Empresa TechMahindra)" w:date="2017-07-27T17:26:00Z"/>
          <w:trPrChange w:id="600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601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2B1309F" w14:textId="77777777" w:rsidR="00311CE6" w:rsidRPr="00311CE6" w:rsidRDefault="00311CE6" w:rsidP="00311CE6">
            <w:pPr>
              <w:spacing w:line="240" w:lineRule="auto"/>
              <w:rPr>
                <w:ins w:id="602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603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/bin/vi, \</w:t>
              </w:r>
            </w:ins>
          </w:p>
        </w:tc>
      </w:tr>
      <w:tr w:rsidR="00311CE6" w:rsidRPr="00311CE6" w14:paraId="660D8F69" w14:textId="77777777" w:rsidTr="00311CE6">
        <w:tblPrEx>
          <w:tblPrExChange w:id="604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605" w:author="VELASCO IBARRA, ALBERTO DE JESUS (Empresa TechMahindra)" w:date="2017-07-27T17:26:00Z"/>
          <w:trPrChange w:id="606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607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566E71B8" w14:textId="77777777" w:rsidR="00311CE6" w:rsidRPr="00311CE6" w:rsidRDefault="00311CE6" w:rsidP="00311CE6">
            <w:pPr>
              <w:spacing w:line="240" w:lineRule="auto"/>
              <w:rPr>
                <w:ins w:id="608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609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/bin/cat, \</w:t>
              </w:r>
            </w:ins>
          </w:p>
        </w:tc>
      </w:tr>
      <w:tr w:rsidR="00311CE6" w:rsidRPr="00311CE6" w14:paraId="09943E92" w14:textId="77777777" w:rsidTr="00311CE6">
        <w:tblPrEx>
          <w:tblPrExChange w:id="610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611" w:author="VELASCO IBARRA, ALBERTO DE JESUS (Empresa TechMahindra)" w:date="2017-07-27T17:26:00Z"/>
          <w:trPrChange w:id="612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613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31439ABE" w14:textId="77777777" w:rsidR="00311CE6" w:rsidRPr="00311CE6" w:rsidRDefault="00311CE6" w:rsidP="00311CE6">
            <w:pPr>
              <w:spacing w:line="240" w:lineRule="auto"/>
              <w:rPr>
                <w:ins w:id="614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</w:pPr>
            <w:ins w:id="615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/bin/more, \</w:t>
              </w:r>
            </w:ins>
          </w:p>
        </w:tc>
      </w:tr>
      <w:tr w:rsidR="00311CE6" w:rsidRPr="00311CE6" w14:paraId="54DE0894" w14:textId="77777777" w:rsidTr="00311CE6">
        <w:tblPrEx>
          <w:tblPrExChange w:id="616" w:author="VELASCO IBARRA, ALBERTO DE JESUS (Empresa TechMahindra)" w:date="2017-07-27T17:26:00Z">
            <w:tblPrEx>
              <w:jc w:val="left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</w:tblPrEx>
          </w:tblPrExChange>
        </w:tblPrEx>
        <w:trPr>
          <w:trHeight w:val="300"/>
          <w:jc w:val="center"/>
          <w:ins w:id="617" w:author="VELASCO IBARRA, ALBERTO DE JESUS (Empresa TechMahindra)" w:date="2017-07-27T17:26:00Z"/>
          <w:trPrChange w:id="618" w:author="VELASCO IBARRA, ALBERTO DE JESUS (Empresa TechMahindra)" w:date="2017-07-27T17:26:00Z">
            <w:trPr>
              <w:gridAfter w:val="0"/>
              <w:trHeight w:val="300"/>
            </w:trPr>
          </w:trPrChange>
        </w:trPr>
        <w:tc>
          <w:tcPr>
            <w:tcW w:w="3320" w:type="dxa"/>
            <w:shd w:val="clear" w:color="auto" w:fill="auto"/>
            <w:noWrap/>
            <w:vAlign w:val="bottom"/>
            <w:hideMark/>
            <w:tcPrChange w:id="619" w:author="VELASCO IBARRA, ALBERTO DE JESUS (Empresa TechMahindra)" w:date="2017-07-27T17:26:00Z">
              <w:tcPr>
                <w:tcW w:w="3320" w:type="dxa"/>
                <w:gridSpan w:val="2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  <w:noWrap/>
                <w:vAlign w:val="bottom"/>
                <w:hideMark/>
              </w:tcPr>
            </w:tcPrChange>
          </w:tcPr>
          <w:p w14:paraId="17312ED3" w14:textId="77777777" w:rsidR="00311CE6" w:rsidRPr="00311CE6" w:rsidRDefault="00311CE6" w:rsidP="008A046A">
            <w:pPr>
              <w:keepNext/>
              <w:spacing w:line="240" w:lineRule="auto"/>
              <w:rPr>
                <w:ins w:id="620" w:author="VELASCO IBARRA, ALBERTO DE JESUS (Empresa TechMahindra)" w:date="2017-07-27T17:26:00Z"/>
                <w:rFonts w:eastAsia="Times New Roman" w:cs="Times New Roman"/>
                <w:color w:val="000000"/>
                <w:kern w:val="0"/>
                <w:lang w:val="es-MX" w:eastAsia="es-MX"/>
                <w14:ligatures w14:val="none"/>
              </w:rPr>
              <w:pPrChange w:id="621" w:author="VELASCO IBARRA, ALBERTO DE JESUS (Empresa TechMahindra)" w:date="2017-07-27T17:34:00Z">
                <w:pPr>
                  <w:spacing w:line="240" w:lineRule="auto"/>
                </w:pPr>
              </w:pPrChange>
            </w:pPr>
            <w:ins w:id="622" w:author="VELASCO IBARRA, ALBERTO DE JESUS (Empresa TechMahindra)" w:date="2017-07-27T17:26:00Z">
              <w:r w:rsidRPr="00311CE6">
                <w:rPr>
                  <w:rFonts w:eastAsia="Times New Roman" w:cs="Times New Roman"/>
                  <w:color w:val="000000"/>
                  <w:kern w:val="0"/>
                  <w:lang w:val="es-MX" w:eastAsia="es-MX"/>
                  <w14:ligatures w14:val="none"/>
                </w:rPr>
                <w:t>/bin/find</w:t>
              </w:r>
            </w:ins>
          </w:p>
        </w:tc>
      </w:tr>
    </w:tbl>
    <w:p w14:paraId="4F46EF5D" w14:textId="39F4A303" w:rsidR="00D20937" w:rsidRDefault="008A046A" w:rsidP="008A046A">
      <w:pPr>
        <w:pStyle w:val="Caption"/>
        <w:jc w:val="center"/>
        <w:rPr>
          <w:ins w:id="623" w:author="VELASCO IBARRA, ALBERTO DE JESUS (Empresa TechMahindra)" w:date="2017-07-27T17:54:00Z"/>
        </w:rPr>
        <w:pPrChange w:id="624" w:author="VELASCO IBARRA, ALBERTO DE JESUS (Empresa TechMahindra)" w:date="2017-07-27T17:35:00Z">
          <w:pPr>
            <w:pStyle w:val="Heading2"/>
          </w:pPr>
        </w:pPrChange>
      </w:pPr>
      <w:bookmarkStart w:id="625" w:name="_Toc488940251"/>
      <w:ins w:id="626" w:author="VELASCO IBARRA, ALBERTO DE JESUS (Empresa TechMahindra)" w:date="2017-07-27T17:34:00Z">
        <w:r>
          <w:t xml:space="preserve">Tabla </w:t>
        </w:r>
        <w:r>
          <w:fldChar w:fldCharType="begin"/>
        </w:r>
        <w:r>
          <w:instrText xml:space="preserve"> SEQ Tabla \* ARABIC </w:instrText>
        </w:r>
      </w:ins>
      <w:r>
        <w:fldChar w:fldCharType="separate"/>
      </w:r>
      <w:ins w:id="627" w:author="VELASCO IBARRA, ALBERTO DE JESUS (Empresa TechMahindra)" w:date="2017-07-27T17:34:00Z">
        <w:r>
          <w:rPr>
            <w:noProof/>
          </w:rPr>
          <w:t>4</w:t>
        </w:r>
        <w:r>
          <w:fldChar w:fldCharType="end"/>
        </w:r>
        <w:r>
          <w:t xml:space="preserve"> Permisos</w:t>
        </w:r>
      </w:ins>
      <w:bookmarkEnd w:id="625"/>
    </w:p>
    <w:p w14:paraId="3656B3DF" w14:textId="77777777" w:rsidR="009119A4" w:rsidRDefault="009119A4">
      <w:pPr>
        <w:rPr>
          <w:ins w:id="628" w:author="VELASCO IBARRA, ALBERTO DE JESUS (Empresa TechMahindra)" w:date="2017-07-27T18:02:00Z"/>
          <w:rFonts w:eastAsiaTheme="majorEastAsia"/>
          <w:b/>
          <w:color w:val="808080" w:themeColor="background1" w:themeShade="80"/>
          <w:sz w:val="32"/>
          <w:szCs w:val="26"/>
          <w:lang w:val="es-MX"/>
        </w:rPr>
      </w:pPr>
      <w:ins w:id="629" w:author="VELASCO IBARRA, ALBERTO DE JESUS (Empresa TechMahindra)" w:date="2017-07-27T18:02:00Z">
        <w:r>
          <w:rPr>
            <w:lang w:val="es-MX"/>
          </w:rPr>
          <w:br w:type="page"/>
        </w:r>
      </w:ins>
    </w:p>
    <w:p w14:paraId="16844A56" w14:textId="610FCDCA" w:rsidR="002C5B56" w:rsidRDefault="002C5B56" w:rsidP="002C5B56">
      <w:pPr>
        <w:pStyle w:val="Heading2"/>
        <w:rPr>
          <w:ins w:id="630" w:author="VELASCO IBARRA, ALBERTO DE JESUS (Empresa TechMahindra)" w:date="2017-07-27T17:54:00Z"/>
          <w:lang w:val="es-MX"/>
        </w:rPr>
      </w:pPr>
      <w:ins w:id="631" w:author="VELASCO IBARRA, ALBERTO DE JESUS (Empresa TechMahindra)" w:date="2017-07-27T18:01:00Z">
        <w:r>
          <w:rPr>
            <w:lang w:val="es-MX"/>
          </w:rPr>
          <w:lastRenderedPageBreak/>
          <w:t>AUDITORIA</w:t>
        </w:r>
      </w:ins>
    </w:p>
    <w:p w14:paraId="179DD039" w14:textId="43E5C4D6" w:rsidR="002C5B56" w:rsidRPr="007E3EFF" w:rsidRDefault="002C5B56" w:rsidP="002C5B56">
      <w:pPr>
        <w:jc w:val="both"/>
        <w:rPr>
          <w:ins w:id="632" w:author="VELASCO IBARRA, ALBERTO DE JESUS (Empresa TechMahindra)" w:date="2017-07-27T18:00:00Z"/>
          <w:lang w:val="es-MX"/>
        </w:rPr>
      </w:pPr>
      <w:ins w:id="633" w:author="VELASCO IBARRA, ALBERTO DE JESUS (Empresa TechMahindra)" w:date="2017-07-27T18:02:00Z">
        <w:r>
          <w:rPr>
            <w:lang w:val="es-MX"/>
          </w:rPr>
          <w:t>Se</w:t>
        </w:r>
      </w:ins>
      <w:ins w:id="634" w:author="VELASCO IBARRA, ALBERTO DE JESUS (Empresa TechMahindra)" w:date="2017-07-27T18:00:00Z">
        <w:r>
          <w:rPr>
            <w:lang w:val="es-MX"/>
          </w:rPr>
          <w:t xml:space="preserve"> muestra a continuación la ubicación de los </w:t>
        </w:r>
        <w:r w:rsidRPr="007E3EFF">
          <w:rPr>
            <w:b/>
            <w:lang w:val="es-MX"/>
          </w:rPr>
          <w:t>logs</w:t>
        </w:r>
        <w:r>
          <w:rPr>
            <w:lang w:val="es-MX"/>
          </w:rPr>
          <w:t xml:space="preserve"> de cada herramienta relacionados a su funcionalidad general y al registro de las operaciones relacionadas a los procesos de auditoria.</w:t>
        </w:r>
      </w:ins>
    </w:p>
    <w:p w14:paraId="1C49D6E1" w14:textId="77777777" w:rsidR="002C5B56" w:rsidRDefault="002C5B56" w:rsidP="002C5B56">
      <w:pPr>
        <w:rPr>
          <w:ins w:id="635" w:author="VELASCO IBARRA, ALBERTO DE JESUS (Empresa TechMahindra)" w:date="2017-07-27T18:00:00Z"/>
          <w:lang w:val="es-MX"/>
        </w:rPr>
      </w:pPr>
    </w:p>
    <w:tbl>
      <w:tblPr>
        <w:tblStyle w:val="TableGrid"/>
        <w:tblW w:w="11619" w:type="dxa"/>
        <w:jc w:val="center"/>
        <w:tblBorders>
          <w:insideH w:val="dashSmallGap" w:sz="4" w:space="0" w:color="BFBFBF" w:themeColor="background1" w:themeShade="BF"/>
          <w:insideV w:val="dashSmallGap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2122"/>
        <w:gridCol w:w="1744"/>
        <w:gridCol w:w="6477"/>
        <w:gridCol w:w="1276"/>
      </w:tblGrid>
      <w:tr w:rsidR="00196BB0" w:rsidRPr="00BE2FB6" w14:paraId="61AD023D" w14:textId="77777777" w:rsidTr="001E20F5">
        <w:trPr>
          <w:trHeight w:val="249"/>
          <w:jc w:val="center"/>
          <w:ins w:id="636" w:author="VELASCO IBARRA, ALBERTO DE JESUS (Empresa TechMahindra)" w:date="2017-07-27T19:40:00Z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3AF0EE2B" w14:textId="77777777" w:rsidR="00196BB0" w:rsidRPr="00BE2FB6" w:rsidRDefault="00196BB0" w:rsidP="001E20F5">
            <w:pPr>
              <w:jc w:val="center"/>
              <w:rPr>
                <w:ins w:id="637" w:author="VELASCO IBARRA, ALBERTO DE JESUS (Empresa TechMahindra)" w:date="2017-07-27T19:40:00Z"/>
                <w:b/>
                <w:color w:val="FFFFFF" w:themeColor="background1"/>
                <w:lang w:val="es-MX"/>
              </w:rPr>
            </w:pPr>
            <w:ins w:id="638" w:author="VELASCO IBARRA, ALBERTO DE JESUS (Empresa TechMahindra)" w:date="2017-07-27T19:40:00Z">
              <w:r w:rsidRPr="00BE2FB6">
                <w:rPr>
                  <w:b/>
                  <w:color w:val="FFFFFF" w:themeColor="background1"/>
                  <w:lang w:val="es-MX"/>
                </w:rPr>
                <w:t>COMPONENTE</w:t>
              </w:r>
            </w:ins>
          </w:p>
        </w:tc>
        <w:tc>
          <w:tcPr>
            <w:tcW w:w="17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47EDAF7A" w14:textId="77777777" w:rsidR="00196BB0" w:rsidRPr="00BE2FB6" w:rsidRDefault="00196BB0" w:rsidP="001E20F5">
            <w:pPr>
              <w:jc w:val="center"/>
              <w:rPr>
                <w:ins w:id="639" w:author="VELASCO IBARRA, ALBERTO DE JESUS (Empresa TechMahindra)" w:date="2017-07-27T19:40:00Z"/>
                <w:b/>
                <w:color w:val="FFFFFF" w:themeColor="background1"/>
                <w:lang w:val="es-MX"/>
              </w:rPr>
            </w:pPr>
            <w:ins w:id="640" w:author="VELASCO IBARRA, ALBERTO DE JESUS (Empresa TechMahindra)" w:date="2017-07-27T19:40:00Z">
              <w:r>
                <w:rPr>
                  <w:b/>
                  <w:color w:val="FFFFFF" w:themeColor="background1"/>
                  <w:lang w:val="es-MX"/>
                </w:rPr>
                <w:t>APP USER</w:t>
              </w:r>
            </w:ins>
          </w:p>
        </w:tc>
        <w:tc>
          <w:tcPr>
            <w:tcW w:w="6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0471BC95" w14:textId="77777777" w:rsidR="00196BB0" w:rsidRPr="004D1278" w:rsidRDefault="00196BB0" w:rsidP="001E20F5">
            <w:pPr>
              <w:jc w:val="center"/>
              <w:rPr>
                <w:ins w:id="641" w:author="VELASCO IBARRA, ALBERTO DE JESUS (Empresa TechMahindra)" w:date="2017-07-27T19:40:00Z"/>
                <w:b/>
                <w:color w:val="FFFFFF" w:themeColor="background1"/>
                <w:lang w:val="es-MX"/>
              </w:rPr>
            </w:pPr>
            <w:ins w:id="642" w:author="VELASCO IBARRA, ALBERTO DE JESUS (Empresa TechMahindra)" w:date="2017-07-27T19:40:00Z">
              <w:r>
                <w:rPr>
                  <w:b/>
                  <w:color w:val="FFFFFF" w:themeColor="background1"/>
                  <w:lang w:val="es-MX"/>
                </w:rPr>
                <w:t>APP GROUP</w:t>
              </w:r>
            </w:ins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</w:tcPr>
          <w:p w14:paraId="1A5C4AC4" w14:textId="77777777" w:rsidR="00196BB0" w:rsidRDefault="00196BB0" w:rsidP="001E20F5">
            <w:pPr>
              <w:jc w:val="center"/>
              <w:rPr>
                <w:ins w:id="643" w:author="VELASCO IBARRA, ALBERTO DE JESUS (Empresa TechMahindra)" w:date="2017-07-27T19:40:00Z"/>
                <w:b/>
                <w:color w:val="FFFFFF" w:themeColor="background1"/>
                <w:lang w:val="es-MX"/>
              </w:rPr>
            </w:pPr>
          </w:p>
        </w:tc>
      </w:tr>
      <w:tr w:rsidR="00196BB0" w:rsidRPr="00BE2FB6" w14:paraId="7ABB9027" w14:textId="77777777" w:rsidTr="001E20F5">
        <w:trPr>
          <w:trHeight w:val="258"/>
          <w:jc w:val="center"/>
          <w:ins w:id="644" w:author="VELASCO IBARRA, ALBERTO DE JESUS (Empresa TechMahindra)" w:date="2017-07-27T19:40:00Z"/>
        </w:trPr>
        <w:tc>
          <w:tcPr>
            <w:tcW w:w="2122" w:type="dxa"/>
            <w:vMerge w:val="restart"/>
            <w:tcBorders>
              <w:top w:val="single" w:sz="4" w:space="0" w:color="auto"/>
            </w:tcBorders>
            <w:vAlign w:val="center"/>
          </w:tcPr>
          <w:p w14:paraId="453BD17A" w14:textId="77777777" w:rsidR="00196BB0" w:rsidRPr="00BE2FB6" w:rsidRDefault="00196BB0" w:rsidP="001E20F5">
            <w:pPr>
              <w:rPr>
                <w:ins w:id="645" w:author="VELASCO IBARRA, ALBERTO DE JESUS (Empresa TechMahindra)" w:date="2017-07-27T19:40:00Z"/>
                <w:b/>
                <w:lang w:val="es-MX"/>
              </w:rPr>
            </w:pPr>
            <w:ins w:id="646" w:author="VELASCO IBARRA, ALBERTO DE JESUS (Empresa TechMahindra)" w:date="2017-07-27T19:40:00Z">
              <w:r w:rsidRPr="00BE2FB6">
                <w:rPr>
                  <w:b/>
                  <w:lang w:val="es-MX"/>
                </w:rPr>
                <w:t>Atlassian Crowd</w:t>
              </w:r>
            </w:ins>
          </w:p>
        </w:tc>
        <w:tc>
          <w:tcPr>
            <w:tcW w:w="1744" w:type="dxa"/>
            <w:tcBorders>
              <w:top w:val="single" w:sz="4" w:space="0" w:color="auto"/>
            </w:tcBorders>
            <w:vAlign w:val="center"/>
          </w:tcPr>
          <w:p w14:paraId="22DFFDB4" w14:textId="77777777" w:rsidR="00196BB0" w:rsidRPr="00BE2FB6" w:rsidRDefault="00196BB0" w:rsidP="001E20F5">
            <w:pPr>
              <w:rPr>
                <w:ins w:id="647" w:author="VELASCO IBARRA, ALBERTO DE JESUS (Empresa TechMahindra)" w:date="2017-07-27T19:40:00Z"/>
                <w:lang w:val="es-MX"/>
              </w:rPr>
            </w:pPr>
            <w:ins w:id="648" w:author="VELASCO IBARRA, ALBERTO DE JESUS (Empresa TechMahindra)" w:date="2017-07-27T19:40:00Z">
              <w:r w:rsidRPr="003343E2">
                <w:rPr>
                  <w:lang w:val="es-MX"/>
                </w:rPr>
                <w:t>AccessLog</w:t>
              </w:r>
            </w:ins>
          </w:p>
        </w:tc>
        <w:tc>
          <w:tcPr>
            <w:tcW w:w="6477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</w:tcPr>
          <w:p w14:paraId="0614A7B4" w14:textId="77777777" w:rsidR="00196BB0" w:rsidRPr="004D1278" w:rsidRDefault="00196BB0" w:rsidP="001E20F5">
            <w:pPr>
              <w:rPr>
                <w:ins w:id="649" w:author="VELASCO IBARRA, ALBERTO DE JESUS (Empresa TechMahindra)" w:date="2017-07-27T19:40:00Z"/>
                <w:lang w:val="es-MX"/>
              </w:rPr>
            </w:pPr>
            <w:ins w:id="650" w:author="VELASCO IBARRA, ALBERTO DE JESUS (Empresa TechMahindra)" w:date="2017-07-27T19:40:00Z">
              <w:r w:rsidRPr="008F4292">
                <w:rPr>
                  <w:color w:val="000000"/>
                </w:rPr>
                <w:t>/opt/atlassian/application-data/crowd/apache-tomcat/logs</w:t>
              </w:r>
              <w:r>
                <w:rPr>
                  <w:color w:val="000000"/>
                </w:rPr>
                <w:t>/localhost_access_log*</w:t>
              </w:r>
            </w:ins>
          </w:p>
        </w:tc>
        <w:tc>
          <w:tcPr>
            <w:tcW w:w="1276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</w:tcPr>
          <w:p w14:paraId="6172588A" w14:textId="77777777" w:rsidR="00196BB0" w:rsidRDefault="00196BB0" w:rsidP="001E20F5">
            <w:pPr>
              <w:rPr>
                <w:ins w:id="651" w:author="VELASCO IBARRA, ALBERTO DE JESUS (Empresa TechMahindra)" w:date="2017-07-27T19:40:00Z"/>
                <w:color w:val="000000"/>
              </w:rPr>
            </w:pPr>
            <w:ins w:id="652" w:author="VELASCO IBARRA, ALBERTO DE JESUS (Empresa TechMahindra)" w:date="2017-07-27T19:40:00Z">
              <w:r w:rsidRPr="006939A8">
                <w:rPr>
                  <w:color w:val="000000"/>
                </w:rPr>
                <w:t>-rwxrwxr-x</w:t>
              </w:r>
            </w:ins>
          </w:p>
        </w:tc>
      </w:tr>
      <w:tr w:rsidR="00196BB0" w:rsidRPr="00BE2FB6" w14:paraId="000B5EBA" w14:textId="77777777" w:rsidTr="001E20F5">
        <w:trPr>
          <w:trHeight w:val="258"/>
          <w:jc w:val="center"/>
          <w:ins w:id="653" w:author="VELASCO IBARRA, ALBERTO DE JESUS (Empresa TechMahindra)" w:date="2017-07-27T19:40:00Z"/>
        </w:trPr>
        <w:tc>
          <w:tcPr>
            <w:tcW w:w="2122" w:type="dxa"/>
            <w:vMerge/>
            <w:tcBorders>
              <w:bottom w:val="dashSmallGap" w:sz="4" w:space="0" w:color="BFBFBF" w:themeColor="background1" w:themeShade="BF"/>
            </w:tcBorders>
            <w:vAlign w:val="center"/>
          </w:tcPr>
          <w:p w14:paraId="08962933" w14:textId="77777777" w:rsidR="00196BB0" w:rsidRPr="00BE2FB6" w:rsidRDefault="00196BB0" w:rsidP="001E20F5">
            <w:pPr>
              <w:rPr>
                <w:ins w:id="654" w:author="VELASCO IBARRA, ALBERTO DE JESUS (Empresa TechMahindra)" w:date="2017-07-27T19:40:00Z"/>
                <w:b/>
                <w:lang w:val="es-MX"/>
              </w:rPr>
            </w:pPr>
          </w:p>
        </w:tc>
        <w:tc>
          <w:tcPr>
            <w:tcW w:w="1744" w:type="dxa"/>
            <w:tcBorders>
              <w:bottom w:val="dashSmallGap" w:sz="4" w:space="0" w:color="BFBFBF" w:themeColor="background1" w:themeShade="BF"/>
            </w:tcBorders>
            <w:vAlign w:val="center"/>
          </w:tcPr>
          <w:p w14:paraId="03B734EA" w14:textId="77777777" w:rsidR="00196BB0" w:rsidRPr="003343E2" w:rsidRDefault="00196BB0" w:rsidP="001E20F5">
            <w:pPr>
              <w:rPr>
                <w:ins w:id="655" w:author="VELASCO IBARRA, ALBERTO DE JESUS (Empresa TechMahindra)" w:date="2017-07-27T19:40:00Z"/>
                <w:lang w:val="es-MX"/>
              </w:rPr>
            </w:pPr>
            <w:ins w:id="656" w:author="VELASCO IBARRA, ALBERTO DE JESUS (Empresa TechMahindra)" w:date="2017-07-27T19:40:00Z">
              <w:r w:rsidRPr="003343E2">
                <w:rPr>
                  <w:lang w:val="es-MX"/>
                </w:rPr>
                <w:t>ToolLog</w:t>
              </w:r>
            </w:ins>
          </w:p>
        </w:tc>
        <w:tc>
          <w:tcPr>
            <w:tcW w:w="6477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</w:tcPr>
          <w:p w14:paraId="2675AF01" w14:textId="77777777" w:rsidR="00196BB0" w:rsidRDefault="00196BB0" w:rsidP="001E20F5">
            <w:pPr>
              <w:rPr>
                <w:ins w:id="657" w:author="VELASCO IBARRA, ALBERTO DE JESUS (Empresa TechMahindra)" w:date="2017-07-27T19:40:00Z"/>
                <w:color w:val="000000"/>
              </w:rPr>
            </w:pPr>
            <w:ins w:id="658" w:author="VELASCO IBARRA, ALBERTO DE JESUS (Empresa TechMahindra)" w:date="2017-07-27T19:40:00Z">
              <w:r w:rsidRPr="006939A8">
                <w:rPr>
                  <w:color w:val="000000"/>
                </w:rPr>
                <w:t>/opt/atlassian/application-data/crowd/logs</w:t>
              </w:r>
              <w:r>
                <w:rPr>
                  <w:color w:val="000000"/>
                </w:rPr>
                <w:t xml:space="preserve"> atlassian-crowd.log</w:t>
              </w:r>
            </w:ins>
          </w:p>
        </w:tc>
        <w:tc>
          <w:tcPr>
            <w:tcW w:w="1276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</w:tcPr>
          <w:p w14:paraId="0BC78379" w14:textId="77777777" w:rsidR="00196BB0" w:rsidRDefault="00196BB0" w:rsidP="001E20F5">
            <w:pPr>
              <w:rPr>
                <w:ins w:id="659" w:author="VELASCO IBARRA, ALBERTO DE JESUS (Empresa TechMahindra)" w:date="2017-07-27T19:40:00Z"/>
                <w:color w:val="000000"/>
              </w:rPr>
            </w:pPr>
            <w:ins w:id="660" w:author="VELASCO IBARRA, ALBERTO DE JESUS (Empresa TechMahindra)" w:date="2017-07-27T19:40:00Z">
              <w:r w:rsidRPr="006939A8">
                <w:rPr>
                  <w:color w:val="000000"/>
                </w:rPr>
                <w:t>-rwxrwxr-x</w:t>
              </w:r>
            </w:ins>
          </w:p>
        </w:tc>
      </w:tr>
      <w:tr w:rsidR="00196BB0" w:rsidRPr="00BE2FB6" w14:paraId="52F85023" w14:textId="77777777" w:rsidTr="001E20F5">
        <w:trPr>
          <w:trHeight w:val="258"/>
          <w:jc w:val="center"/>
          <w:ins w:id="661" w:author="VELASCO IBARRA, ALBERTO DE JESUS (Empresa TechMahindra)" w:date="2017-07-27T19:40:00Z"/>
        </w:trPr>
        <w:tc>
          <w:tcPr>
            <w:tcW w:w="2122" w:type="dxa"/>
            <w:vMerge w:val="restart"/>
            <w:tcBorders>
              <w:top w:val="single" w:sz="4" w:space="0" w:color="auto"/>
            </w:tcBorders>
            <w:vAlign w:val="center"/>
          </w:tcPr>
          <w:p w14:paraId="4F3DA7A9" w14:textId="77777777" w:rsidR="00196BB0" w:rsidRPr="00BE2FB6" w:rsidRDefault="00196BB0" w:rsidP="001E20F5">
            <w:pPr>
              <w:rPr>
                <w:ins w:id="662" w:author="VELASCO IBARRA, ALBERTO DE JESUS (Empresa TechMahindra)" w:date="2017-07-27T19:40:00Z"/>
                <w:b/>
                <w:lang w:val="es-MX"/>
              </w:rPr>
            </w:pPr>
            <w:ins w:id="663" w:author="VELASCO IBARRA, ALBERTO DE JESUS (Empresa TechMahindra)" w:date="2017-07-27T19:40:00Z">
              <w:r w:rsidRPr="00BE2FB6">
                <w:rPr>
                  <w:b/>
                  <w:lang w:val="es-MX"/>
                </w:rPr>
                <w:t>Atlassian Confluence</w:t>
              </w:r>
            </w:ins>
          </w:p>
        </w:tc>
        <w:tc>
          <w:tcPr>
            <w:tcW w:w="1744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  <w:vAlign w:val="center"/>
          </w:tcPr>
          <w:p w14:paraId="0B55F10A" w14:textId="77777777" w:rsidR="00196BB0" w:rsidRPr="00BE2FB6" w:rsidRDefault="00196BB0" w:rsidP="001E20F5">
            <w:pPr>
              <w:tabs>
                <w:tab w:val="left" w:pos="840"/>
                <w:tab w:val="center" w:pos="1097"/>
              </w:tabs>
              <w:rPr>
                <w:ins w:id="664" w:author="VELASCO IBARRA, ALBERTO DE JESUS (Empresa TechMahindra)" w:date="2017-07-27T19:40:00Z"/>
                <w:lang w:val="es-MX"/>
              </w:rPr>
            </w:pPr>
            <w:ins w:id="665" w:author="VELASCO IBARRA, ALBERTO DE JESUS (Empresa TechMahindra)" w:date="2017-07-27T19:40:00Z">
              <w:r w:rsidRPr="003343E2">
                <w:rPr>
                  <w:lang w:val="es-MX"/>
                </w:rPr>
                <w:t>AccessLog</w:t>
              </w:r>
            </w:ins>
          </w:p>
        </w:tc>
        <w:tc>
          <w:tcPr>
            <w:tcW w:w="6477" w:type="dxa"/>
            <w:tcBorders>
              <w:top w:val="single" w:sz="4" w:space="0" w:color="auto"/>
            </w:tcBorders>
          </w:tcPr>
          <w:p w14:paraId="7B0CCA4C" w14:textId="77777777" w:rsidR="00196BB0" w:rsidRPr="004D1278" w:rsidRDefault="00196BB0" w:rsidP="001E20F5">
            <w:pPr>
              <w:tabs>
                <w:tab w:val="left" w:pos="840"/>
                <w:tab w:val="center" w:pos="1097"/>
              </w:tabs>
              <w:rPr>
                <w:ins w:id="666" w:author="VELASCO IBARRA, ALBERTO DE JESUS (Empresa TechMahindra)" w:date="2017-07-27T19:40:00Z"/>
                <w:lang w:val="es-MX"/>
              </w:rPr>
            </w:pPr>
            <w:ins w:id="667" w:author="VELASCO IBARRA, ALBERTO DE JESUS (Empresa TechMahindra)" w:date="2017-07-27T19:40:00Z">
              <w:r w:rsidRPr="00DB1808">
                <w:rPr>
                  <w:lang w:val="es-MX"/>
                </w:rPr>
                <w:t>/opt/atlassian/application-data/confluence/logs/atlassian-confluence-access.log</w:t>
              </w:r>
            </w:ins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4B9B242" w14:textId="77777777" w:rsidR="00196BB0" w:rsidRPr="00DE7890" w:rsidRDefault="00196BB0" w:rsidP="001E20F5">
            <w:pPr>
              <w:tabs>
                <w:tab w:val="left" w:pos="840"/>
                <w:tab w:val="center" w:pos="1097"/>
              </w:tabs>
              <w:rPr>
                <w:ins w:id="668" w:author="VELASCO IBARRA, ALBERTO DE JESUS (Empresa TechMahindra)" w:date="2017-07-27T19:40:00Z"/>
                <w:color w:val="000000"/>
              </w:rPr>
            </w:pPr>
            <w:ins w:id="669" w:author="VELASCO IBARRA, ALBERTO DE JESUS (Empresa TechMahindra)" w:date="2017-07-27T19:40:00Z">
              <w:r>
                <w:rPr>
                  <w:color w:val="000000"/>
                </w:rPr>
                <w:t>-rwxr-xr-x</w:t>
              </w:r>
            </w:ins>
          </w:p>
        </w:tc>
      </w:tr>
      <w:tr w:rsidR="00196BB0" w:rsidRPr="00BE2FB6" w14:paraId="5C64F70E" w14:textId="77777777" w:rsidTr="001E20F5">
        <w:trPr>
          <w:trHeight w:val="258"/>
          <w:jc w:val="center"/>
          <w:ins w:id="670" w:author="VELASCO IBARRA, ALBERTO DE JESUS (Empresa TechMahindra)" w:date="2017-07-27T19:40:00Z"/>
        </w:trPr>
        <w:tc>
          <w:tcPr>
            <w:tcW w:w="2122" w:type="dxa"/>
            <w:vMerge/>
            <w:tcBorders>
              <w:bottom w:val="dashSmallGap" w:sz="4" w:space="0" w:color="BFBFBF" w:themeColor="background1" w:themeShade="BF"/>
            </w:tcBorders>
            <w:vAlign w:val="center"/>
          </w:tcPr>
          <w:p w14:paraId="1B273778" w14:textId="77777777" w:rsidR="00196BB0" w:rsidRPr="00BE2FB6" w:rsidRDefault="00196BB0" w:rsidP="001E20F5">
            <w:pPr>
              <w:rPr>
                <w:ins w:id="671" w:author="VELASCO IBARRA, ALBERTO DE JESUS (Empresa TechMahindra)" w:date="2017-07-27T19:40:00Z"/>
                <w:b/>
                <w:lang w:val="es-MX"/>
              </w:rPr>
            </w:pPr>
          </w:p>
        </w:tc>
        <w:tc>
          <w:tcPr>
            <w:tcW w:w="1744" w:type="dxa"/>
            <w:tcBorders>
              <w:top w:val="single" w:sz="4" w:space="0" w:color="auto"/>
              <w:bottom w:val="dashSmallGap" w:sz="4" w:space="0" w:color="BFBFBF" w:themeColor="background1" w:themeShade="BF"/>
            </w:tcBorders>
            <w:vAlign w:val="center"/>
          </w:tcPr>
          <w:p w14:paraId="4A87A786" w14:textId="77777777" w:rsidR="00196BB0" w:rsidRPr="00BE2FB6" w:rsidRDefault="00196BB0" w:rsidP="001E20F5">
            <w:pPr>
              <w:tabs>
                <w:tab w:val="left" w:pos="840"/>
                <w:tab w:val="center" w:pos="1097"/>
              </w:tabs>
              <w:rPr>
                <w:ins w:id="672" w:author="VELASCO IBARRA, ALBERTO DE JESUS (Empresa TechMahindra)" w:date="2017-07-27T19:40:00Z"/>
                <w:lang w:val="es-MX"/>
              </w:rPr>
            </w:pPr>
            <w:ins w:id="673" w:author="VELASCO IBARRA, ALBERTO DE JESUS (Empresa TechMahindra)" w:date="2017-07-27T19:40:00Z">
              <w:r w:rsidRPr="003343E2">
                <w:rPr>
                  <w:lang w:val="es-MX"/>
                </w:rPr>
                <w:t>ToolLog</w:t>
              </w:r>
            </w:ins>
          </w:p>
        </w:tc>
        <w:tc>
          <w:tcPr>
            <w:tcW w:w="6477" w:type="dxa"/>
            <w:tcBorders>
              <w:bottom w:val="dashSmallGap" w:sz="4" w:space="0" w:color="BFBFBF" w:themeColor="background1" w:themeShade="BF"/>
            </w:tcBorders>
          </w:tcPr>
          <w:p w14:paraId="51328A9B" w14:textId="77777777" w:rsidR="00196BB0" w:rsidRPr="004D1278" w:rsidRDefault="00196BB0" w:rsidP="001E20F5">
            <w:pPr>
              <w:tabs>
                <w:tab w:val="left" w:pos="840"/>
                <w:tab w:val="center" w:pos="1097"/>
              </w:tabs>
              <w:rPr>
                <w:ins w:id="674" w:author="VELASCO IBARRA, ALBERTO DE JESUS (Empresa TechMahindra)" w:date="2017-07-27T19:40:00Z"/>
                <w:lang w:val="es-MX"/>
              </w:rPr>
            </w:pPr>
            <w:ins w:id="675" w:author="VELASCO IBARRA, ALBERTO DE JESUS (Empresa TechMahindra)" w:date="2017-07-27T19:40:00Z">
              <w:r w:rsidRPr="00DB1808">
                <w:rPr>
                  <w:lang w:val="es-MX"/>
                </w:rPr>
                <w:t>/opt/atlassian/application-data/confluence/logs/</w:t>
              </w:r>
              <w:r w:rsidRPr="00DB1808">
                <w:rPr>
                  <w:color w:val="000000"/>
                </w:rPr>
                <w:t>catalina.out</w:t>
              </w:r>
            </w:ins>
          </w:p>
        </w:tc>
        <w:tc>
          <w:tcPr>
            <w:tcW w:w="1276" w:type="dxa"/>
            <w:tcBorders>
              <w:bottom w:val="dashSmallGap" w:sz="4" w:space="0" w:color="BFBFBF" w:themeColor="background1" w:themeShade="BF"/>
            </w:tcBorders>
          </w:tcPr>
          <w:p w14:paraId="1AFC4EBA" w14:textId="77777777" w:rsidR="00196BB0" w:rsidRPr="00DE7890" w:rsidRDefault="00196BB0" w:rsidP="001E20F5">
            <w:pPr>
              <w:tabs>
                <w:tab w:val="left" w:pos="840"/>
                <w:tab w:val="center" w:pos="1097"/>
              </w:tabs>
              <w:rPr>
                <w:ins w:id="676" w:author="VELASCO IBARRA, ALBERTO DE JESUS (Empresa TechMahindra)" w:date="2017-07-27T19:40:00Z"/>
                <w:color w:val="000000"/>
              </w:rPr>
            </w:pPr>
            <w:ins w:id="677" w:author="VELASCO IBARRA, ALBERTO DE JESUS (Empresa TechMahindra)" w:date="2017-07-27T19:40:00Z">
              <w:r>
                <w:rPr>
                  <w:color w:val="000000"/>
                </w:rPr>
                <w:t>-rwxr-xr-x</w:t>
              </w:r>
            </w:ins>
          </w:p>
        </w:tc>
      </w:tr>
      <w:tr w:rsidR="00196BB0" w:rsidRPr="00BE2FB6" w14:paraId="56C7649E" w14:textId="77777777" w:rsidTr="001E20F5">
        <w:trPr>
          <w:trHeight w:val="129"/>
          <w:jc w:val="center"/>
          <w:ins w:id="678" w:author="VELASCO IBARRA, ALBERTO DE JESUS (Empresa TechMahindra)" w:date="2017-07-27T19:40:00Z"/>
        </w:trPr>
        <w:tc>
          <w:tcPr>
            <w:tcW w:w="2122" w:type="dxa"/>
            <w:vMerge w:val="restart"/>
            <w:tcBorders>
              <w:top w:val="dashSmallGap" w:sz="4" w:space="0" w:color="BFBFBF" w:themeColor="background1" w:themeShade="BF"/>
            </w:tcBorders>
            <w:vAlign w:val="center"/>
          </w:tcPr>
          <w:p w14:paraId="2866CAD9" w14:textId="77777777" w:rsidR="00196BB0" w:rsidRPr="00BE2FB6" w:rsidRDefault="00196BB0" w:rsidP="001E20F5">
            <w:pPr>
              <w:rPr>
                <w:ins w:id="679" w:author="VELASCO IBARRA, ALBERTO DE JESUS (Empresa TechMahindra)" w:date="2017-07-27T19:40:00Z"/>
                <w:b/>
                <w:lang w:val="es-MX"/>
              </w:rPr>
            </w:pPr>
            <w:ins w:id="680" w:author="VELASCO IBARRA, ALBERTO DE JESUS (Empresa TechMahindra)" w:date="2017-07-27T19:40:00Z">
              <w:r w:rsidRPr="00BE2FB6">
                <w:rPr>
                  <w:b/>
                  <w:lang w:val="es-MX"/>
                </w:rPr>
                <w:t>Atlassian JIRA</w:t>
              </w:r>
            </w:ins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0A80BCDA" w14:textId="77777777" w:rsidR="00196BB0" w:rsidRPr="00BE2FB6" w:rsidRDefault="00196BB0" w:rsidP="001E20F5">
            <w:pPr>
              <w:rPr>
                <w:ins w:id="681" w:author="VELASCO IBARRA, ALBERTO DE JESUS (Empresa TechMahindra)" w:date="2017-07-27T19:40:00Z"/>
                <w:lang w:val="es-MX"/>
              </w:rPr>
            </w:pPr>
            <w:ins w:id="682" w:author="VELASCO IBARRA, ALBERTO DE JESUS (Empresa TechMahindra)" w:date="2017-07-27T19:40:00Z">
              <w:r w:rsidRPr="003343E2">
                <w:rPr>
                  <w:lang w:val="es-MX"/>
                </w:rPr>
                <w:t>AccessLog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</w:tcBorders>
          </w:tcPr>
          <w:p w14:paraId="07D9BEC1" w14:textId="77777777" w:rsidR="00196BB0" w:rsidRPr="004D1278" w:rsidRDefault="00196BB0" w:rsidP="001E20F5">
            <w:pPr>
              <w:rPr>
                <w:ins w:id="683" w:author="VELASCO IBARRA, ALBERTO DE JESUS (Empresa TechMahindra)" w:date="2017-07-27T19:40:00Z"/>
                <w:lang w:val="es-MX"/>
              </w:rPr>
            </w:pPr>
            <w:ins w:id="684" w:author="VELASCO IBARRA, ALBERTO DE JESUS (Empresa TechMahindra)" w:date="2017-07-27T19:40:00Z">
              <w:r w:rsidRPr="00DB1808">
                <w:rPr>
                  <w:color w:val="000000"/>
                </w:rPr>
                <w:t>/opt/atlassian/application-data/jira/logs</w:t>
              </w:r>
              <w:r>
                <w:rPr>
                  <w:color w:val="000000"/>
                </w:rPr>
                <w:t>/</w:t>
              </w:r>
              <w:r w:rsidRPr="0059298C">
                <w:rPr>
                  <w:color w:val="000000"/>
                </w:rPr>
                <w:t>access_log.*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</w:tcBorders>
          </w:tcPr>
          <w:p w14:paraId="4777B77F" w14:textId="77777777" w:rsidR="00196BB0" w:rsidRPr="0059298C" w:rsidRDefault="00196BB0" w:rsidP="001E20F5">
            <w:pPr>
              <w:rPr>
                <w:ins w:id="685" w:author="VELASCO IBARRA, ALBERTO DE JESUS (Empresa TechMahindra)" w:date="2017-07-27T19:40:00Z"/>
                <w:color w:val="000000"/>
              </w:rPr>
            </w:pPr>
            <w:ins w:id="686" w:author="VELASCO IBARRA, ALBERTO DE JESUS (Empresa TechMahindra)" w:date="2017-07-27T19:40:00Z">
              <w:r>
                <w:rPr>
                  <w:color w:val="000000"/>
                </w:rPr>
                <w:t>-rw-r-----</w:t>
              </w:r>
            </w:ins>
          </w:p>
        </w:tc>
      </w:tr>
      <w:tr w:rsidR="00196BB0" w:rsidRPr="00BE2FB6" w14:paraId="20DF48FC" w14:textId="77777777" w:rsidTr="001E20F5">
        <w:trPr>
          <w:trHeight w:val="129"/>
          <w:jc w:val="center"/>
          <w:ins w:id="687" w:author="VELASCO IBARRA, ALBERTO DE JESUS (Empresa TechMahindra)" w:date="2017-07-27T19:40:00Z"/>
        </w:trPr>
        <w:tc>
          <w:tcPr>
            <w:tcW w:w="2122" w:type="dxa"/>
            <w:vMerge/>
            <w:tcBorders>
              <w:bottom w:val="dashSmallGap" w:sz="4" w:space="0" w:color="BFBFBF" w:themeColor="background1" w:themeShade="BF"/>
            </w:tcBorders>
            <w:vAlign w:val="center"/>
          </w:tcPr>
          <w:p w14:paraId="3A6BE74D" w14:textId="77777777" w:rsidR="00196BB0" w:rsidRPr="00BE2FB6" w:rsidRDefault="00196BB0" w:rsidP="001E20F5">
            <w:pPr>
              <w:rPr>
                <w:ins w:id="688" w:author="VELASCO IBARRA, ALBERTO DE JESUS (Empresa TechMahindra)" w:date="2017-07-27T19:40:00Z"/>
                <w:b/>
                <w:lang w:val="es-MX"/>
              </w:rPr>
            </w:pPr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58955002" w14:textId="77777777" w:rsidR="00196BB0" w:rsidRPr="00BE2FB6" w:rsidRDefault="00196BB0" w:rsidP="001E20F5">
            <w:pPr>
              <w:rPr>
                <w:ins w:id="689" w:author="VELASCO IBARRA, ALBERTO DE JESUS (Empresa TechMahindra)" w:date="2017-07-27T19:40:00Z"/>
                <w:lang w:val="es-MX"/>
              </w:rPr>
            </w:pPr>
            <w:ins w:id="690" w:author="VELASCO IBARRA, ALBERTO DE JESUS (Empresa TechMahindra)" w:date="2017-07-27T19:40:00Z">
              <w:r w:rsidRPr="003343E2">
                <w:rPr>
                  <w:lang w:val="es-MX"/>
                </w:rPr>
                <w:t>ToolLog</w:t>
              </w:r>
            </w:ins>
          </w:p>
        </w:tc>
        <w:tc>
          <w:tcPr>
            <w:tcW w:w="6477" w:type="dxa"/>
            <w:tcBorders>
              <w:bottom w:val="dashSmallGap" w:sz="4" w:space="0" w:color="BFBFBF" w:themeColor="background1" w:themeShade="BF"/>
            </w:tcBorders>
          </w:tcPr>
          <w:p w14:paraId="732B512A" w14:textId="77777777" w:rsidR="00196BB0" w:rsidRPr="004D1278" w:rsidRDefault="00196BB0" w:rsidP="001E20F5">
            <w:pPr>
              <w:rPr>
                <w:ins w:id="691" w:author="VELASCO IBARRA, ALBERTO DE JESUS (Empresa TechMahindra)" w:date="2017-07-27T19:40:00Z"/>
                <w:lang w:val="es-MX"/>
              </w:rPr>
            </w:pPr>
            <w:ins w:id="692" w:author="VELASCO IBARRA, ALBERTO DE JESUS (Empresa TechMahindra)" w:date="2017-07-27T19:40:00Z">
              <w:r w:rsidRPr="00DB1808">
                <w:rPr>
                  <w:color w:val="000000"/>
                </w:rPr>
                <w:t>/opt/atlassian/application-data/jira/logs</w:t>
              </w:r>
              <w:r>
                <w:rPr>
                  <w:color w:val="000000"/>
                </w:rPr>
                <w:t>/</w:t>
              </w:r>
              <w:r w:rsidRPr="00DB1808">
                <w:rPr>
                  <w:color w:val="000000"/>
                </w:rPr>
                <w:t xml:space="preserve"> catalina.out</w:t>
              </w:r>
            </w:ins>
          </w:p>
        </w:tc>
        <w:tc>
          <w:tcPr>
            <w:tcW w:w="1276" w:type="dxa"/>
            <w:tcBorders>
              <w:bottom w:val="dashSmallGap" w:sz="4" w:space="0" w:color="BFBFBF" w:themeColor="background1" w:themeShade="BF"/>
            </w:tcBorders>
          </w:tcPr>
          <w:p w14:paraId="5FD59C6F" w14:textId="77777777" w:rsidR="00196BB0" w:rsidRPr="002C122A" w:rsidRDefault="00196BB0" w:rsidP="001E20F5">
            <w:pPr>
              <w:rPr>
                <w:ins w:id="693" w:author="VELASCO IBARRA, ALBERTO DE JESUS (Empresa TechMahindra)" w:date="2017-07-27T19:40:00Z"/>
                <w:color w:val="000000"/>
              </w:rPr>
            </w:pPr>
            <w:ins w:id="694" w:author="VELASCO IBARRA, ALBERTO DE JESUS (Empresa TechMahindra)" w:date="2017-07-27T19:40:00Z">
              <w:r w:rsidRPr="00DB1808">
                <w:rPr>
                  <w:color w:val="000000"/>
                </w:rPr>
                <w:t>-rw-r-----</w:t>
              </w:r>
            </w:ins>
          </w:p>
        </w:tc>
      </w:tr>
      <w:tr w:rsidR="00196BB0" w:rsidRPr="00BE2FB6" w14:paraId="25754B2D" w14:textId="77777777" w:rsidTr="001E20F5">
        <w:trPr>
          <w:jc w:val="center"/>
          <w:ins w:id="695" w:author="VELASCO IBARRA, ALBERTO DE JESUS (Empresa TechMahindra)" w:date="2017-07-27T19:40:00Z"/>
        </w:trPr>
        <w:tc>
          <w:tcPr>
            <w:tcW w:w="2122" w:type="dxa"/>
            <w:vMerge w:val="restart"/>
            <w:tcBorders>
              <w:top w:val="dashSmallGap" w:sz="4" w:space="0" w:color="BFBFBF" w:themeColor="background1" w:themeShade="BF"/>
            </w:tcBorders>
            <w:vAlign w:val="center"/>
          </w:tcPr>
          <w:p w14:paraId="30FFAC49" w14:textId="77777777" w:rsidR="00196BB0" w:rsidRPr="00BE2FB6" w:rsidRDefault="00196BB0" w:rsidP="001E20F5">
            <w:pPr>
              <w:rPr>
                <w:ins w:id="696" w:author="VELASCO IBARRA, ALBERTO DE JESUS (Empresa TechMahindra)" w:date="2017-07-27T19:40:00Z"/>
                <w:b/>
                <w:lang w:val="es-MX"/>
              </w:rPr>
            </w:pPr>
            <w:ins w:id="697" w:author="VELASCO IBARRA, ALBERTO DE JESUS (Empresa TechMahindra)" w:date="2017-07-27T19:40:00Z">
              <w:r w:rsidRPr="00BE2FB6">
                <w:rPr>
                  <w:b/>
                  <w:lang w:val="es-MX"/>
                </w:rPr>
                <w:t>Atlassian BitBucket</w:t>
              </w:r>
            </w:ins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5B8143F6" w14:textId="77777777" w:rsidR="00196BB0" w:rsidRPr="008819C8" w:rsidRDefault="00196BB0" w:rsidP="001E20F5">
            <w:pPr>
              <w:rPr>
                <w:ins w:id="698" w:author="VELASCO IBARRA, ALBERTO DE JESUS (Empresa TechMahindra)" w:date="2017-07-27T19:40:00Z"/>
                <w:lang w:val="es-MX"/>
              </w:rPr>
            </w:pPr>
            <w:ins w:id="699" w:author="VELASCO IBARRA, ALBERTO DE JESUS (Empresa TechMahindra)" w:date="2017-07-27T19:40:00Z">
              <w:r w:rsidRPr="003343E2">
                <w:rPr>
                  <w:lang w:val="es-MX"/>
                </w:rPr>
                <w:t>AccessLog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9190D3C" w14:textId="77777777" w:rsidR="00196BB0" w:rsidRPr="002C122A" w:rsidRDefault="00196BB0" w:rsidP="001E20F5">
            <w:pPr>
              <w:rPr>
                <w:ins w:id="700" w:author="VELASCO IBARRA, ALBERTO DE JESUS (Empresa TechMahindra)" w:date="2017-07-27T19:40:00Z"/>
                <w:color w:val="000000"/>
              </w:rPr>
            </w:pPr>
            <w:ins w:id="701" w:author="VELASCO IBARRA, ALBERTO DE JESUS (Empresa TechMahindra)" w:date="2017-07-27T19:40:00Z">
              <w:r w:rsidRPr="00DB1808">
                <w:rPr>
                  <w:color w:val="000000"/>
                </w:rPr>
                <w:t>/var/bitbucket/log</w:t>
              </w:r>
              <w:r w:rsidRPr="002C122A">
                <w:rPr>
                  <w:color w:val="000000"/>
                </w:rPr>
                <w:t>/atlassian-bitbucket-access.log</w:t>
              </w:r>
            </w:ins>
          </w:p>
          <w:p w14:paraId="211D7A9C" w14:textId="77777777" w:rsidR="00196BB0" w:rsidRPr="008819C8" w:rsidRDefault="00196BB0" w:rsidP="001E20F5">
            <w:pPr>
              <w:rPr>
                <w:ins w:id="702" w:author="VELASCO IBARRA, ALBERTO DE JESUS (Empresa TechMahindra)" w:date="2017-07-27T19:40:00Z"/>
                <w:lang w:val="es-MX"/>
              </w:rPr>
            </w:pPr>
            <w:ins w:id="703" w:author="VELASCO IBARRA, ALBERTO DE JESUS (Empresa TechMahindra)" w:date="2017-07-27T19:40:00Z">
              <w:r w:rsidRPr="00DB1808">
                <w:rPr>
                  <w:color w:val="000000"/>
                </w:rPr>
                <w:t>/var/bitbucket/log</w:t>
              </w:r>
              <w:r w:rsidRPr="002C122A">
                <w:rPr>
                  <w:color w:val="000000"/>
                </w:rPr>
                <w:t>/audit/atlassian-bitbucket-audit.log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2F574EA" w14:textId="77777777" w:rsidR="00196BB0" w:rsidRDefault="00196BB0" w:rsidP="001E20F5">
            <w:pPr>
              <w:rPr>
                <w:ins w:id="704" w:author="VELASCO IBARRA, ALBERTO DE JESUS (Empresa TechMahindra)" w:date="2017-07-27T19:40:00Z"/>
                <w:color w:val="000000"/>
              </w:rPr>
            </w:pPr>
            <w:ins w:id="705" w:author="VELASCO IBARRA, ALBERTO DE JESUS (Empresa TechMahindra)" w:date="2017-07-27T19:40:00Z">
              <w:r w:rsidRPr="00DB1808">
                <w:rPr>
                  <w:color w:val="000000"/>
                </w:rPr>
                <w:t>-rw-------</w:t>
              </w:r>
            </w:ins>
          </w:p>
          <w:p w14:paraId="1D92D800" w14:textId="77777777" w:rsidR="00196BB0" w:rsidRPr="002C122A" w:rsidRDefault="00196BB0" w:rsidP="001E20F5">
            <w:pPr>
              <w:rPr>
                <w:ins w:id="706" w:author="VELASCO IBARRA, ALBERTO DE JESUS (Empresa TechMahindra)" w:date="2017-07-27T19:40:00Z"/>
                <w:color w:val="000000"/>
              </w:rPr>
            </w:pPr>
            <w:ins w:id="707" w:author="VELASCO IBARRA, ALBERTO DE JESUS (Empresa TechMahindra)" w:date="2017-07-27T19:40:00Z">
              <w:r w:rsidRPr="00DB1808">
                <w:rPr>
                  <w:color w:val="000000"/>
                </w:rPr>
                <w:t>-rw-------</w:t>
              </w:r>
            </w:ins>
          </w:p>
        </w:tc>
      </w:tr>
      <w:tr w:rsidR="00196BB0" w:rsidRPr="00BE2FB6" w14:paraId="3189A0A8" w14:textId="77777777" w:rsidTr="001E20F5">
        <w:trPr>
          <w:jc w:val="center"/>
          <w:ins w:id="708" w:author="VELASCO IBARRA, ALBERTO DE JESUS (Empresa TechMahindra)" w:date="2017-07-27T19:40:00Z"/>
        </w:trPr>
        <w:tc>
          <w:tcPr>
            <w:tcW w:w="2122" w:type="dxa"/>
            <w:vMerge/>
            <w:tcBorders>
              <w:bottom w:val="dashSmallGap" w:sz="4" w:space="0" w:color="BFBFBF" w:themeColor="background1" w:themeShade="BF"/>
            </w:tcBorders>
            <w:vAlign w:val="center"/>
          </w:tcPr>
          <w:p w14:paraId="1FD1B94B" w14:textId="77777777" w:rsidR="00196BB0" w:rsidRPr="00BE2FB6" w:rsidRDefault="00196BB0" w:rsidP="001E20F5">
            <w:pPr>
              <w:rPr>
                <w:ins w:id="709" w:author="VELASCO IBARRA, ALBERTO DE JESUS (Empresa TechMahindra)" w:date="2017-07-27T19:40:00Z"/>
                <w:b/>
                <w:lang w:val="es-MX"/>
              </w:rPr>
            </w:pPr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4BBE31B6" w14:textId="77777777" w:rsidR="00196BB0" w:rsidRPr="00BE2FB6" w:rsidRDefault="00196BB0" w:rsidP="001E20F5">
            <w:pPr>
              <w:rPr>
                <w:ins w:id="710" w:author="VELASCO IBARRA, ALBERTO DE JESUS (Empresa TechMahindra)" w:date="2017-07-27T19:40:00Z"/>
                <w:lang w:val="es-MX"/>
              </w:rPr>
            </w:pPr>
            <w:ins w:id="711" w:author="VELASCO IBARRA, ALBERTO DE JESUS (Empresa TechMahindra)" w:date="2017-07-27T19:40:00Z">
              <w:r w:rsidRPr="003343E2">
                <w:rPr>
                  <w:lang w:val="es-MX"/>
                </w:rPr>
                <w:t>ToolLog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A85E72F" w14:textId="77777777" w:rsidR="00196BB0" w:rsidRPr="004D1278" w:rsidRDefault="00196BB0" w:rsidP="001E20F5">
            <w:pPr>
              <w:rPr>
                <w:ins w:id="712" w:author="VELASCO IBARRA, ALBERTO DE JESUS (Empresa TechMahindra)" w:date="2017-07-27T19:40:00Z"/>
                <w:lang w:val="es-MX"/>
              </w:rPr>
            </w:pPr>
            <w:ins w:id="713" w:author="VELASCO IBARRA, ALBERTO DE JESUS (Empresa TechMahindra)" w:date="2017-07-27T19:40:00Z">
              <w:r w:rsidRPr="00DB1808">
                <w:rPr>
                  <w:color w:val="000000"/>
                </w:rPr>
                <w:t>var/bitbucket/log</w:t>
              </w:r>
              <w:r w:rsidRPr="002C122A">
                <w:rPr>
                  <w:color w:val="000000"/>
                </w:rPr>
                <w:t>/</w:t>
              </w:r>
              <w:r>
                <w:rPr>
                  <w:color w:val="000000"/>
                </w:rPr>
                <w:t>atlassian-bitbucket.log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E02EEA2" w14:textId="77777777" w:rsidR="00196BB0" w:rsidRDefault="00196BB0" w:rsidP="001E20F5">
            <w:pPr>
              <w:rPr>
                <w:ins w:id="714" w:author="VELASCO IBARRA, ALBERTO DE JESUS (Empresa TechMahindra)" w:date="2017-07-27T19:40:00Z"/>
                <w:color w:val="000000"/>
              </w:rPr>
            </w:pPr>
            <w:ins w:id="715" w:author="VELASCO IBARRA, ALBERTO DE JESUS (Empresa TechMahindra)" w:date="2017-07-27T19:40:00Z">
              <w:r w:rsidRPr="00DB1808">
                <w:rPr>
                  <w:color w:val="000000"/>
                </w:rPr>
                <w:t>-rw-------</w:t>
              </w:r>
            </w:ins>
          </w:p>
        </w:tc>
      </w:tr>
      <w:tr w:rsidR="00196BB0" w:rsidRPr="00BE2FB6" w14:paraId="3ED8154C" w14:textId="77777777" w:rsidTr="001E20F5">
        <w:trPr>
          <w:trHeight w:val="129"/>
          <w:jc w:val="center"/>
          <w:ins w:id="716" w:author="VELASCO IBARRA, ALBERTO DE JESUS (Empresa TechMahindra)" w:date="2017-07-27T19:40:00Z"/>
        </w:trPr>
        <w:tc>
          <w:tcPr>
            <w:tcW w:w="2122" w:type="dxa"/>
            <w:vMerge w:val="restart"/>
            <w:tcBorders>
              <w:top w:val="dashSmallGap" w:sz="4" w:space="0" w:color="BFBFBF" w:themeColor="background1" w:themeShade="BF"/>
            </w:tcBorders>
            <w:vAlign w:val="center"/>
          </w:tcPr>
          <w:p w14:paraId="07E524C7" w14:textId="77777777" w:rsidR="00196BB0" w:rsidRPr="00BE2FB6" w:rsidRDefault="00196BB0" w:rsidP="001E20F5">
            <w:pPr>
              <w:rPr>
                <w:ins w:id="717" w:author="VELASCO IBARRA, ALBERTO DE JESUS (Empresa TechMahindra)" w:date="2017-07-27T19:40:00Z"/>
                <w:b/>
                <w:lang w:val="es-MX"/>
              </w:rPr>
            </w:pPr>
            <w:ins w:id="718" w:author="VELASCO IBARRA, ALBERTO DE JESUS (Empresa TechMahindra)" w:date="2017-07-27T19:40:00Z">
              <w:r w:rsidRPr="00BE2FB6">
                <w:rPr>
                  <w:b/>
                  <w:lang w:val="es-MX"/>
                </w:rPr>
                <w:t>Artifactory</w:t>
              </w:r>
            </w:ins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7CC08E4D" w14:textId="77777777" w:rsidR="00196BB0" w:rsidRPr="00BE2FB6" w:rsidRDefault="00196BB0" w:rsidP="001E20F5">
            <w:pPr>
              <w:rPr>
                <w:ins w:id="719" w:author="VELASCO IBARRA, ALBERTO DE JESUS (Empresa TechMahindra)" w:date="2017-07-27T19:40:00Z"/>
                <w:lang w:val="es-MX"/>
              </w:rPr>
            </w:pPr>
            <w:ins w:id="720" w:author="VELASCO IBARRA, ALBERTO DE JESUS (Empresa TechMahindra)" w:date="2017-07-27T19:40:00Z">
              <w:r w:rsidRPr="003343E2">
                <w:rPr>
                  <w:lang w:val="es-MX"/>
                </w:rPr>
                <w:t>AccessLog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</w:tcBorders>
          </w:tcPr>
          <w:p w14:paraId="02202007" w14:textId="77777777" w:rsidR="00196BB0" w:rsidRPr="004D1278" w:rsidRDefault="00196BB0" w:rsidP="001E20F5">
            <w:pPr>
              <w:rPr>
                <w:ins w:id="721" w:author="VELASCO IBARRA, ALBERTO DE JESUS (Empresa TechMahindra)" w:date="2017-07-27T19:40:00Z"/>
                <w:lang w:val="es-MX"/>
              </w:rPr>
            </w:pPr>
            <w:ins w:id="722" w:author="VELASCO IBARRA, ALBERTO DE JESUS (Empresa TechMahindra)" w:date="2017-07-27T19:40:00Z">
              <w:r w:rsidRPr="0034658B">
                <w:rPr>
                  <w:color w:val="000000"/>
                </w:rPr>
                <w:t>/opt/artefactory/logs</w:t>
              </w:r>
              <w:r>
                <w:rPr>
                  <w:color w:val="000000"/>
                </w:rPr>
                <w:t>/</w:t>
              </w:r>
              <w:r w:rsidRPr="00BC0801">
                <w:rPr>
                  <w:color w:val="000000"/>
                </w:rPr>
                <w:t>access.log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</w:tcBorders>
          </w:tcPr>
          <w:p w14:paraId="2579705B" w14:textId="77777777" w:rsidR="00196BB0" w:rsidRPr="00BC0801" w:rsidRDefault="00196BB0" w:rsidP="001E20F5">
            <w:pPr>
              <w:rPr>
                <w:ins w:id="723" w:author="VELASCO IBARRA, ALBERTO DE JESUS (Empresa TechMahindra)" w:date="2017-07-27T19:40:00Z"/>
                <w:color w:val="000000"/>
              </w:rPr>
            </w:pPr>
            <w:ins w:id="724" w:author="VELASCO IBARRA, ALBERTO DE JESUS (Empresa TechMahindra)" w:date="2017-07-27T19:40:00Z">
              <w:r w:rsidRPr="0034658B">
                <w:rPr>
                  <w:color w:val="000000"/>
                </w:rPr>
                <w:t>-rwxrwxr-x</w:t>
              </w:r>
            </w:ins>
          </w:p>
        </w:tc>
      </w:tr>
      <w:tr w:rsidR="00196BB0" w:rsidRPr="00BE2FB6" w14:paraId="174AD923" w14:textId="77777777" w:rsidTr="001E20F5">
        <w:trPr>
          <w:trHeight w:val="129"/>
          <w:jc w:val="center"/>
          <w:ins w:id="725" w:author="VELASCO IBARRA, ALBERTO DE JESUS (Empresa TechMahindra)" w:date="2017-07-27T19:40:00Z"/>
        </w:trPr>
        <w:tc>
          <w:tcPr>
            <w:tcW w:w="2122" w:type="dxa"/>
            <w:vMerge/>
            <w:tcBorders>
              <w:bottom w:val="dashSmallGap" w:sz="4" w:space="0" w:color="BFBFBF" w:themeColor="background1" w:themeShade="BF"/>
            </w:tcBorders>
            <w:vAlign w:val="center"/>
          </w:tcPr>
          <w:p w14:paraId="02B5E4F9" w14:textId="77777777" w:rsidR="00196BB0" w:rsidRPr="00BE2FB6" w:rsidRDefault="00196BB0" w:rsidP="001E20F5">
            <w:pPr>
              <w:rPr>
                <w:ins w:id="726" w:author="VELASCO IBARRA, ALBERTO DE JESUS (Empresa TechMahindra)" w:date="2017-07-27T19:40:00Z"/>
                <w:b/>
                <w:lang w:val="es-MX"/>
              </w:rPr>
            </w:pPr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171DC833" w14:textId="77777777" w:rsidR="00196BB0" w:rsidRPr="00BE2FB6" w:rsidRDefault="00196BB0" w:rsidP="001E20F5">
            <w:pPr>
              <w:rPr>
                <w:ins w:id="727" w:author="VELASCO IBARRA, ALBERTO DE JESUS (Empresa TechMahindra)" w:date="2017-07-27T19:40:00Z"/>
                <w:lang w:val="es-MX"/>
              </w:rPr>
            </w:pPr>
            <w:ins w:id="728" w:author="VELASCO IBARRA, ALBERTO DE JESUS (Empresa TechMahindra)" w:date="2017-07-27T19:40:00Z">
              <w:r w:rsidRPr="003343E2">
                <w:rPr>
                  <w:lang w:val="es-MX"/>
                </w:rPr>
                <w:t>ToolLog</w:t>
              </w:r>
            </w:ins>
          </w:p>
        </w:tc>
        <w:tc>
          <w:tcPr>
            <w:tcW w:w="6477" w:type="dxa"/>
            <w:tcBorders>
              <w:bottom w:val="dashSmallGap" w:sz="4" w:space="0" w:color="BFBFBF" w:themeColor="background1" w:themeShade="BF"/>
            </w:tcBorders>
          </w:tcPr>
          <w:p w14:paraId="6C9618A8" w14:textId="77777777" w:rsidR="00196BB0" w:rsidRPr="004D1278" w:rsidRDefault="00196BB0" w:rsidP="001E20F5">
            <w:pPr>
              <w:rPr>
                <w:ins w:id="729" w:author="VELASCO IBARRA, ALBERTO DE JESUS (Empresa TechMahindra)" w:date="2017-07-27T19:40:00Z"/>
                <w:lang w:val="es-MX"/>
              </w:rPr>
            </w:pPr>
            <w:ins w:id="730" w:author="VELASCO IBARRA, ALBERTO DE JESUS (Empresa TechMahindra)" w:date="2017-07-27T19:40:00Z">
              <w:r w:rsidRPr="0034658B">
                <w:rPr>
                  <w:color w:val="000000"/>
                </w:rPr>
                <w:t>/opt/artefactory/logs</w:t>
              </w:r>
              <w:r>
                <w:rPr>
                  <w:color w:val="000000"/>
                </w:rPr>
                <w:t>/</w:t>
              </w:r>
              <w:r w:rsidRPr="00BC0801">
                <w:rPr>
                  <w:color w:val="000000"/>
                </w:rPr>
                <w:t>artifactory.log</w:t>
              </w:r>
            </w:ins>
          </w:p>
        </w:tc>
        <w:tc>
          <w:tcPr>
            <w:tcW w:w="1276" w:type="dxa"/>
            <w:tcBorders>
              <w:bottom w:val="dashSmallGap" w:sz="4" w:space="0" w:color="BFBFBF" w:themeColor="background1" w:themeShade="BF"/>
            </w:tcBorders>
          </w:tcPr>
          <w:p w14:paraId="553CC47D" w14:textId="77777777" w:rsidR="00196BB0" w:rsidRPr="00BC0801" w:rsidRDefault="00196BB0" w:rsidP="001E20F5">
            <w:pPr>
              <w:rPr>
                <w:ins w:id="731" w:author="VELASCO IBARRA, ALBERTO DE JESUS (Empresa TechMahindra)" w:date="2017-07-27T19:40:00Z"/>
                <w:color w:val="000000"/>
              </w:rPr>
            </w:pPr>
            <w:ins w:id="732" w:author="VELASCO IBARRA, ALBERTO DE JESUS (Empresa TechMahindra)" w:date="2017-07-27T19:40:00Z">
              <w:r w:rsidRPr="0034658B">
                <w:rPr>
                  <w:color w:val="000000"/>
                </w:rPr>
                <w:t>-rw-r--r--</w:t>
              </w:r>
            </w:ins>
          </w:p>
        </w:tc>
      </w:tr>
      <w:tr w:rsidR="00196BB0" w:rsidRPr="00BE2FB6" w14:paraId="5792AD6B" w14:textId="77777777" w:rsidTr="001E20F5">
        <w:trPr>
          <w:jc w:val="center"/>
          <w:ins w:id="733" w:author="VELASCO IBARRA, ALBERTO DE JESUS (Empresa TechMahindra)" w:date="2017-07-27T19:40:00Z"/>
        </w:trPr>
        <w:tc>
          <w:tcPr>
            <w:tcW w:w="2122" w:type="dxa"/>
            <w:vMerge w:val="restart"/>
            <w:tcBorders>
              <w:top w:val="dashSmallGap" w:sz="4" w:space="0" w:color="BFBFBF" w:themeColor="background1" w:themeShade="BF"/>
            </w:tcBorders>
            <w:vAlign w:val="center"/>
          </w:tcPr>
          <w:p w14:paraId="2D78D282" w14:textId="77777777" w:rsidR="00196BB0" w:rsidRPr="00BE2FB6" w:rsidRDefault="00196BB0" w:rsidP="001E20F5">
            <w:pPr>
              <w:rPr>
                <w:ins w:id="734" w:author="VELASCO IBARRA, ALBERTO DE JESUS (Empresa TechMahindra)" w:date="2017-07-27T19:40:00Z"/>
                <w:b/>
                <w:lang w:val="es-MX"/>
              </w:rPr>
            </w:pPr>
            <w:ins w:id="735" w:author="VELASCO IBARRA, ALBERTO DE JESUS (Empresa TechMahindra)" w:date="2017-07-27T19:40:00Z">
              <w:r w:rsidRPr="00BE2FB6">
                <w:rPr>
                  <w:b/>
                  <w:lang w:val="es-MX"/>
                </w:rPr>
                <w:t>Jenkins Master</w:t>
              </w:r>
            </w:ins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0F3080F3" w14:textId="77777777" w:rsidR="00196BB0" w:rsidRPr="00BE2FB6" w:rsidRDefault="00196BB0" w:rsidP="001E20F5">
            <w:pPr>
              <w:rPr>
                <w:ins w:id="736" w:author="VELASCO IBARRA, ALBERTO DE JESUS (Empresa TechMahindra)" w:date="2017-07-27T19:40:00Z"/>
                <w:lang w:val="es-MX"/>
              </w:rPr>
            </w:pPr>
            <w:ins w:id="737" w:author="VELASCO IBARRA, ALBERTO DE JESUS (Empresa TechMahindra)" w:date="2017-07-27T19:40:00Z">
              <w:r w:rsidRPr="003343E2">
                <w:rPr>
                  <w:lang w:val="es-MX"/>
                </w:rPr>
                <w:t>AccessLog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52CF94D6" w14:textId="77777777" w:rsidR="00196BB0" w:rsidRPr="004D1278" w:rsidRDefault="00196BB0" w:rsidP="001E20F5">
            <w:pPr>
              <w:rPr>
                <w:ins w:id="738" w:author="VELASCO IBARRA, ALBERTO DE JESUS (Empresa TechMahindra)" w:date="2017-07-27T19:40:00Z"/>
                <w:lang w:val="es-MX"/>
              </w:rPr>
            </w:pPr>
            <w:ins w:id="739" w:author="VELASCO IBARRA, ALBERTO DE JESUS (Empresa TechMahindra)" w:date="2017-07-27T19:40:00Z">
              <w:r w:rsidRPr="0034658B">
                <w:rPr>
                  <w:color w:val="000000"/>
                </w:rPr>
                <w:t>/var/log/jenkins</w:t>
              </w:r>
              <w:r w:rsidRPr="00BC0801">
                <w:rPr>
                  <w:color w:val="000000"/>
                </w:rPr>
                <w:t>/access_log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008DB62E" w14:textId="77777777" w:rsidR="00196BB0" w:rsidRPr="00BC0801" w:rsidRDefault="00196BB0" w:rsidP="001E20F5">
            <w:pPr>
              <w:rPr>
                <w:ins w:id="740" w:author="VELASCO IBARRA, ALBERTO DE JESUS (Empresa TechMahindra)" w:date="2017-07-27T19:40:00Z"/>
                <w:color w:val="000000"/>
              </w:rPr>
            </w:pPr>
            <w:ins w:id="741" w:author="VELASCO IBARRA, ALBERTO DE JESUS (Empresa TechMahindra)" w:date="2017-07-27T19:40:00Z">
              <w:r w:rsidRPr="0034658B">
                <w:rPr>
                  <w:color w:val="000000"/>
                </w:rPr>
                <w:t>-rw-r--r--</w:t>
              </w:r>
            </w:ins>
          </w:p>
        </w:tc>
      </w:tr>
      <w:tr w:rsidR="00196BB0" w:rsidRPr="00BE2FB6" w14:paraId="14793A6A" w14:textId="77777777" w:rsidTr="001E20F5">
        <w:trPr>
          <w:jc w:val="center"/>
          <w:ins w:id="742" w:author="VELASCO IBARRA, ALBERTO DE JESUS (Empresa TechMahindra)" w:date="2017-07-27T19:40:00Z"/>
        </w:trPr>
        <w:tc>
          <w:tcPr>
            <w:tcW w:w="2122" w:type="dxa"/>
            <w:vMerge/>
            <w:tcBorders>
              <w:bottom w:val="dashSmallGap" w:sz="4" w:space="0" w:color="BFBFBF" w:themeColor="background1" w:themeShade="BF"/>
            </w:tcBorders>
            <w:vAlign w:val="center"/>
          </w:tcPr>
          <w:p w14:paraId="3113D03E" w14:textId="77777777" w:rsidR="00196BB0" w:rsidRPr="00BE2FB6" w:rsidRDefault="00196BB0" w:rsidP="001E20F5">
            <w:pPr>
              <w:rPr>
                <w:ins w:id="743" w:author="VELASCO IBARRA, ALBERTO DE JESUS (Empresa TechMahindra)" w:date="2017-07-27T19:40:00Z"/>
                <w:b/>
                <w:lang w:val="es-MX"/>
              </w:rPr>
            </w:pPr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6028AED1" w14:textId="77777777" w:rsidR="00196BB0" w:rsidRPr="008819C8" w:rsidRDefault="00196BB0" w:rsidP="001E20F5">
            <w:pPr>
              <w:rPr>
                <w:ins w:id="744" w:author="VELASCO IBARRA, ALBERTO DE JESUS (Empresa TechMahindra)" w:date="2017-07-27T19:40:00Z"/>
                <w:lang w:val="es-MX"/>
              </w:rPr>
            </w:pPr>
            <w:ins w:id="745" w:author="VELASCO IBARRA, ALBERTO DE JESUS (Empresa TechMahindra)" w:date="2017-07-27T19:40:00Z">
              <w:r w:rsidRPr="003343E2">
                <w:rPr>
                  <w:lang w:val="es-MX"/>
                </w:rPr>
                <w:t>ToolLog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13C76F08" w14:textId="77777777" w:rsidR="00196BB0" w:rsidRPr="008819C8" w:rsidRDefault="00196BB0" w:rsidP="001E20F5">
            <w:pPr>
              <w:rPr>
                <w:ins w:id="746" w:author="VELASCO IBARRA, ALBERTO DE JESUS (Empresa TechMahindra)" w:date="2017-07-27T19:40:00Z"/>
                <w:lang w:val="es-MX"/>
              </w:rPr>
            </w:pPr>
            <w:ins w:id="747" w:author="VELASCO IBARRA, ALBERTO DE JESUS (Empresa TechMahindra)" w:date="2017-07-27T19:40:00Z">
              <w:r w:rsidRPr="00BC0801">
                <w:rPr>
                  <w:color w:val="000000"/>
                </w:rPr>
                <w:t>/var/log/jenkins/jenkins.log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4FB36FB" w14:textId="77777777" w:rsidR="00196BB0" w:rsidRPr="00BC0801" w:rsidRDefault="00196BB0" w:rsidP="001E20F5">
            <w:pPr>
              <w:rPr>
                <w:ins w:id="748" w:author="VELASCO IBARRA, ALBERTO DE JESUS (Empresa TechMahindra)" w:date="2017-07-27T19:40:00Z"/>
                <w:color w:val="000000"/>
              </w:rPr>
            </w:pPr>
            <w:ins w:id="749" w:author="VELASCO IBARRA, ALBERTO DE JESUS (Empresa TechMahindra)" w:date="2017-07-27T19:40:00Z">
              <w:r w:rsidRPr="0034658B">
                <w:rPr>
                  <w:color w:val="000000"/>
                </w:rPr>
                <w:t>-rw-r--r--</w:t>
              </w:r>
            </w:ins>
          </w:p>
        </w:tc>
      </w:tr>
      <w:tr w:rsidR="00196BB0" w:rsidRPr="00BE2FB6" w14:paraId="2C4D3DE0" w14:textId="77777777" w:rsidTr="001E20F5">
        <w:trPr>
          <w:trHeight w:val="86"/>
          <w:jc w:val="center"/>
          <w:ins w:id="750" w:author="VELASCO IBARRA, ALBERTO DE JESUS (Empresa TechMahindra)" w:date="2017-07-27T19:40:00Z"/>
        </w:trPr>
        <w:tc>
          <w:tcPr>
            <w:tcW w:w="2122" w:type="dxa"/>
            <w:vMerge w:val="restart"/>
            <w:tcBorders>
              <w:top w:val="dashSmallGap" w:sz="4" w:space="0" w:color="BFBFBF" w:themeColor="background1" w:themeShade="BF"/>
            </w:tcBorders>
            <w:vAlign w:val="center"/>
          </w:tcPr>
          <w:p w14:paraId="09C2B852" w14:textId="77777777" w:rsidR="00196BB0" w:rsidRPr="00BE2FB6" w:rsidRDefault="00196BB0" w:rsidP="001E20F5">
            <w:pPr>
              <w:rPr>
                <w:ins w:id="751" w:author="VELASCO IBARRA, ALBERTO DE JESUS (Empresa TechMahindra)" w:date="2017-07-27T19:40:00Z"/>
                <w:b/>
                <w:lang w:val="es-MX"/>
              </w:rPr>
            </w:pPr>
            <w:ins w:id="752" w:author="VELASCO IBARRA, ALBERTO DE JESUS (Empresa TechMahindra)" w:date="2017-07-27T19:40:00Z">
              <w:r w:rsidRPr="00BE2FB6">
                <w:rPr>
                  <w:b/>
                  <w:color w:val="000000"/>
                  <w:lang w:val="es-MX"/>
                </w:rPr>
                <w:t>XL Deploy</w:t>
              </w:r>
            </w:ins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0E25E407" w14:textId="77777777" w:rsidR="00196BB0" w:rsidRPr="00BE2FB6" w:rsidRDefault="00196BB0" w:rsidP="001E20F5">
            <w:pPr>
              <w:rPr>
                <w:ins w:id="753" w:author="VELASCO IBARRA, ALBERTO DE JESUS (Empresa TechMahindra)" w:date="2017-07-27T19:40:00Z"/>
                <w:lang w:val="es-MX"/>
              </w:rPr>
            </w:pPr>
            <w:ins w:id="754" w:author="VELASCO IBARRA, ALBERTO DE JESUS (Empresa TechMahindra)" w:date="2017-07-27T19:40:00Z">
              <w:r w:rsidRPr="00BC0801">
                <w:rPr>
                  <w:lang w:val="es-MX"/>
                </w:rPr>
                <w:t>Audit 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</w:tcBorders>
          </w:tcPr>
          <w:p w14:paraId="5EA9A9E5" w14:textId="77777777" w:rsidR="00196BB0" w:rsidRPr="004D1278" w:rsidRDefault="00196BB0" w:rsidP="001E20F5">
            <w:pPr>
              <w:rPr>
                <w:ins w:id="755" w:author="VELASCO IBARRA, ALBERTO DE JESUS (Empresa TechMahindra)" w:date="2017-07-27T19:40:00Z"/>
                <w:lang w:val="es-MX"/>
              </w:rPr>
            </w:pPr>
            <w:ins w:id="756" w:author="VELASCO IBARRA, ALBERTO DE JESUS (Empresa TechMahindra)" w:date="2017-07-27T19:40:00Z">
              <w:r w:rsidRPr="0034658B">
                <w:rPr>
                  <w:color w:val="000000"/>
                </w:rPr>
                <w:t>/opt/xlsdeploy/xldeploy/log/</w:t>
              </w:r>
              <w:r w:rsidRPr="00BC0801">
                <w:rPr>
                  <w:color w:val="000000"/>
                </w:rPr>
                <w:t>audit.log</w:t>
              </w:r>
              <w:r>
                <w:rPr>
                  <w:color w:val="000000"/>
                </w:rPr>
                <w:t xml:space="preserve"> 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</w:tcBorders>
          </w:tcPr>
          <w:p w14:paraId="2DE7AFBA" w14:textId="77777777" w:rsidR="00196BB0" w:rsidRPr="00BC0801" w:rsidRDefault="00196BB0" w:rsidP="001E20F5">
            <w:pPr>
              <w:rPr>
                <w:ins w:id="757" w:author="VELASCO IBARRA, ALBERTO DE JESUS (Empresa TechMahindra)" w:date="2017-07-27T19:40:00Z"/>
                <w:color w:val="000000"/>
              </w:rPr>
            </w:pPr>
            <w:ins w:id="758" w:author="VELASCO IBARRA, ALBERTO DE JESUS (Empresa TechMahindra)" w:date="2017-07-27T19:40:00Z">
              <w:r w:rsidRPr="0034658B">
                <w:rPr>
                  <w:color w:val="000000"/>
                </w:rPr>
                <w:t>-rw-rw-rw-</w:t>
              </w:r>
            </w:ins>
          </w:p>
        </w:tc>
      </w:tr>
      <w:tr w:rsidR="00196BB0" w:rsidRPr="00BE2FB6" w14:paraId="5FE81A6F" w14:textId="77777777" w:rsidTr="001E20F5">
        <w:trPr>
          <w:trHeight w:val="86"/>
          <w:jc w:val="center"/>
          <w:ins w:id="759" w:author="VELASCO IBARRA, ALBERTO DE JESUS (Empresa TechMahindra)" w:date="2017-07-27T19:40:00Z"/>
        </w:trPr>
        <w:tc>
          <w:tcPr>
            <w:tcW w:w="2122" w:type="dxa"/>
            <w:vMerge/>
            <w:vAlign w:val="center"/>
          </w:tcPr>
          <w:p w14:paraId="2A4B82E8" w14:textId="77777777" w:rsidR="00196BB0" w:rsidRPr="00BE2FB6" w:rsidRDefault="00196BB0" w:rsidP="001E20F5">
            <w:pPr>
              <w:rPr>
                <w:ins w:id="760" w:author="VELASCO IBARRA, ALBERTO DE JESUS (Empresa TechMahindra)" w:date="2017-07-27T19:40:00Z"/>
                <w:b/>
                <w:color w:val="000000"/>
                <w:lang w:val="es-MX"/>
              </w:rPr>
            </w:pPr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2DE9D187" w14:textId="77777777" w:rsidR="00196BB0" w:rsidRPr="00BE2FB6" w:rsidRDefault="00196BB0" w:rsidP="001E20F5">
            <w:pPr>
              <w:rPr>
                <w:ins w:id="761" w:author="VELASCO IBARRA, ALBERTO DE JESUS (Empresa TechMahindra)" w:date="2017-07-27T19:40:00Z"/>
                <w:lang w:val="es-MX"/>
              </w:rPr>
            </w:pPr>
            <w:ins w:id="762" w:author="VELASCO IBARRA, ALBERTO DE JESUS (Empresa TechMahindra)" w:date="2017-07-27T19:40:00Z">
              <w:r w:rsidRPr="00BC0801">
                <w:rPr>
                  <w:lang w:val="es-MX"/>
                </w:rPr>
                <w:t>WrapperLog</w:t>
              </w:r>
            </w:ins>
          </w:p>
        </w:tc>
        <w:tc>
          <w:tcPr>
            <w:tcW w:w="6477" w:type="dxa"/>
          </w:tcPr>
          <w:p w14:paraId="7E17FA50" w14:textId="77777777" w:rsidR="00196BB0" w:rsidRPr="004D1278" w:rsidRDefault="00196BB0" w:rsidP="001E20F5">
            <w:pPr>
              <w:rPr>
                <w:ins w:id="763" w:author="VELASCO IBARRA, ALBERTO DE JESUS (Empresa TechMahindra)" w:date="2017-07-27T19:40:00Z"/>
                <w:lang w:val="es-MX"/>
              </w:rPr>
            </w:pPr>
            <w:ins w:id="764" w:author="VELASCO IBARRA, ALBERTO DE JESUS (Empresa TechMahindra)" w:date="2017-07-27T19:40:00Z">
              <w:r w:rsidRPr="0034658B">
                <w:rPr>
                  <w:color w:val="000000"/>
                </w:rPr>
                <w:t>/opt/xlsdeploy/xldeploy/log/</w:t>
              </w:r>
              <w:r w:rsidRPr="00BC0801">
                <w:rPr>
                  <w:color w:val="000000"/>
                </w:rPr>
                <w:t>wrapper.log</w:t>
              </w:r>
            </w:ins>
          </w:p>
        </w:tc>
        <w:tc>
          <w:tcPr>
            <w:tcW w:w="1276" w:type="dxa"/>
          </w:tcPr>
          <w:p w14:paraId="78EAB9D5" w14:textId="77777777" w:rsidR="00196BB0" w:rsidRPr="00BC0801" w:rsidRDefault="00196BB0" w:rsidP="001E20F5">
            <w:pPr>
              <w:rPr>
                <w:ins w:id="765" w:author="VELASCO IBARRA, ALBERTO DE JESUS (Empresa TechMahindra)" w:date="2017-07-27T19:40:00Z"/>
                <w:color w:val="000000"/>
              </w:rPr>
            </w:pPr>
            <w:ins w:id="766" w:author="VELASCO IBARRA, ALBERTO DE JESUS (Empresa TechMahindra)" w:date="2017-07-27T19:40:00Z">
              <w:r w:rsidRPr="0034658B">
                <w:rPr>
                  <w:color w:val="000000"/>
                </w:rPr>
                <w:t>-rw-rw-rw-</w:t>
              </w:r>
            </w:ins>
          </w:p>
        </w:tc>
      </w:tr>
      <w:tr w:rsidR="00196BB0" w:rsidRPr="00BE2FB6" w14:paraId="6F54F3FC" w14:textId="77777777" w:rsidTr="001E20F5">
        <w:trPr>
          <w:trHeight w:val="86"/>
          <w:jc w:val="center"/>
          <w:ins w:id="767" w:author="VELASCO IBARRA, ALBERTO DE JESUS (Empresa TechMahindra)" w:date="2017-07-27T19:40:00Z"/>
        </w:trPr>
        <w:tc>
          <w:tcPr>
            <w:tcW w:w="2122" w:type="dxa"/>
            <w:vMerge/>
            <w:tcBorders>
              <w:bottom w:val="dashSmallGap" w:sz="4" w:space="0" w:color="BFBFBF" w:themeColor="background1" w:themeShade="BF"/>
            </w:tcBorders>
            <w:vAlign w:val="center"/>
          </w:tcPr>
          <w:p w14:paraId="664B107A" w14:textId="77777777" w:rsidR="00196BB0" w:rsidRPr="00BE2FB6" w:rsidRDefault="00196BB0" w:rsidP="001E20F5">
            <w:pPr>
              <w:rPr>
                <w:ins w:id="768" w:author="VELASCO IBARRA, ALBERTO DE JESUS (Empresa TechMahindra)" w:date="2017-07-27T19:40:00Z"/>
                <w:b/>
                <w:color w:val="000000"/>
                <w:lang w:val="es-MX"/>
              </w:rPr>
            </w:pPr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68C417B2" w14:textId="77777777" w:rsidR="00196BB0" w:rsidRPr="00BE2FB6" w:rsidRDefault="00196BB0" w:rsidP="001E20F5">
            <w:pPr>
              <w:rPr>
                <w:ins w:id="769" w:author="VELASCO IBARRA, ALBERTO DE JESUS (Empresa TechMahindra)" w:date="2017-07-27T19:40:00Z"/>
                <w:lang w:val="es-MX"/>
              </w:rPr>
            </w:pPr>
            <w:ins w:id="770" w:author="VELASCO IBARRA, ALBERTO DE JESUS (Empresa TechMahindra)" w:date="2017-07-27T19:40:00Z">
              <w:r w:rsidRPr="00487323">
                <w:rPr>
                  <w:lang w:val="es-MX"/>
                </w:rPr>
                <w:t>ToolLog</w:t>
              </w:r>
            </w:ins>
          </w:p>
        </w:tc>
        <w:tc>
          <w:tcPr>
            <w:tcW w:w="6477" w:type="dxa"/>
            <w:tcBorders>
              <w:bottom w:val="dashSmallGap" w:sz="4" w:space="0" w:color="BFBFBF" w:themeColor="background1" w:themeShade="BF"/>
            </w:tcBorders>
          </w:tcPr>
          <w:p w14:paraId="45CDFFC6" w14:textId="77777777" w:rsidR="00196BB0" w:rsidRPr="004D1278" w:rsidRDefault="00196BB0" w:rsidP="001E20F5">
            <w:pPr>
              <w:rPr>
                <w:ins w:id="771" w:author="VELASCO IBARRA, ALBERTO DE JESUS (Empresa TechMahindra)" w:date="2017-07-27T19:40:00Z"/>
                <w:lang w:val="es-MX"/>
              </w:rPr>
            </w:pPr>
            <w:ins w:id="772" w:author="VELASCO IBARRA, ALBERTO DE JESUS (Empresa TechMahindra)" w:date="2017-07-27T19:40:00Z">
              <w:r w:rsidRPr="0034658B">
                <w:rPr>
                  <w:lang w:val="es-MX"/>
                </w:rPr>
                <w:t>/opt/xlsdeploy/xldeploy/log/</w:t>
              </w:r>
              <w:r w:rsidRPr="00487323">
                <w:rPr>
                  <w:lang w:val="es-MX"/>
                </w:rPr>
                <w:t>deployit.log</w:t>
              </w:r>
            </w:ins>
          </w:p>
        </w:tc>
        <w:tc>
          <w:tcPr>
            <w:tcW w:w="1276" w:type="dxa"/>
            <w:tcBorders>
              <w:bottom w:val="dashSmallGap" w:sz="4" w:space="0" w:color="BFBFBF" w:themeColor="background1" w:themeShade="BF"/>
            </w:tcBorders>
          </w:tcPr>
          <w:p w14:paraId="0ADA2F4B" w14:textId="77777777" w:rsidR="00196BB0" w:rsidRPr="00487323" w:rsidRDefault="00196BB0" w:rsidP="001E20F5">
            <w:pPr>
              <w:rPr>
                <w:ins w:id="773" w:author="VELASCO IBARRA, ALBERTO DE JESUS (Empresa TechMahindra)" w:date="2017-07-27T19:40:00Z"/>
                <w:lang w:val="es-MX"/>
              </w:rPr>
            </w:pPr>
            <w:ins w:id="774" w:author="VELASCO IBARRA, ALBERTO DE JESUS (Empresa TechMahindra)" w:date="2017-07-27T19:40:00Z">
              <w:r w:rsidRPr="0034658B">
                <w:rPr>
                  <w:lang w:val="es-MX"/>
                </w:rPr>
                <w:t>-rw-r--r--</w:t>
              </w:r>
            </w:ins>
          </w:p>
        </w:tc>
      </w:tr>
      <w:tr w:rsidR="00196BB0" w:rsidRPr="00BE2FB6" w14:paraId="7AAD20BC" w14:textId="77777777" w:rsidTr="001E20F5">
        <w:trPr>
          <w:trHeight w:val="86"/>
          <w:jc w:val="center"/>
          <w:ins w:id="775" w:author="VELASCO IBARRA, ALBERTO DE JESUS (Empresa TechMahindra)" w:date="2017-07-27T19:40:00Z"/>
        </w:trPr>
        <w:tc>
          <w:tcPr>
            <w:tcW w:w="2122" w:type="dxa"/>
            <w:vMerge w:val="restart"/>
            <w:vAlign w:val="center"/>
          </w:tcPr>
          <w:p w14:paraId="2920FD0A" w14:textId="77777777" w:rsidR="00196BB0" w:rsidRPr="00BE2FB6" w:rsidRDefault="00196BB0" w:rsidP="001E20F5">
            <w:pPr>
              <w:rPr>
                <w:ins w:id="776" w:author="VELASCO IBARRA, ALBERTO DE JESUS (Empresa TechMahindra)" w:date="2017-07-27T19:40:00Z"/>
                <w:b/>
                <w:color w:val="000000"/>
                <w:lang w:val="es-MX"/>
              </w:rPr>
            </w:pPr>
            <w:ins w:id="777" w:author="VELASCO IBARRA, ALBERTO DE JESUS (Empresa TechMahindra)" w:date="2017-07-27T19:40:00Z">
              <w:r>
                <w:rPr>
                  <w:b/>
                  <w:color w:val="000000"/>
                  <w:lang w:val="es-MX"/>
                </w:rPr>
                <w:t>XL Release</w:t>
              </w:r>
            </w:ins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71983116" w14:textId="77777777" w:rsidR="00196BB0" w:rsidRPr="00BE2FB6" w:rsidRDefault="00196BB0" w:rsidP="001E20F5">
            <w:pPr>
              <w:rPr>
                <w:ins w:id="778" w:author="VELASCO IBARRA, ALBERTO DE JESUS (Empresa TechMahindra)" w:date="2017-07-27T19:40:00Z"/>
                <w:lang w:val="es-MX"/>
              </w:rPr>
            </w:pPr>
            <w:ins w:id="779" w:author="VELASCO IBARRA, ALBERTO DE JESUS (Empresa TechMahindra)" w:date="2017-07-27T19:40:00Z">
              <w:r w:rsidRPr="00BC0801">
                <w:rPr>
                  <w:lang w:val="es-MX"/>
                </w:rPr>
                <w:t>Audit Log</w:t>
              </w:r>
            </w:ins>
          </w:p>
        </w:tc>
        <w:tc>
          <w:tcPr>
            <w:tcW w:w="6477" w:type="dxa"/>
            <w:tcBorders>
              <w:bottom w:val="dashSmallGap" w:sz="4" w:space="0" w:color="BFBFBF" w:themeColor="background1" w:themeShade="BF"/>
            </w:tcBorders>
          </w:tcPr>
          <w:p w14:paraId="76A00BA1" w14:textId="77777777" w:rsidR="00196BB0" w:rsidRPr="004D1278" w:rsidRDefault="00196BB0" w:rsidP="001E20F5">
            <w:pPr>
              <w:rPr>
                <w:ins w:id="780" w:author="VELASCO IBARRA, ALBERTO DE JESUS (Empresa TechMahindra)" w:date="2017-07-27T19:40:00Z"/>
                <w:lang w:val="es-MX"/>
              </w:rPr>
            </w:pPr>
            <w:ins w:id="781" w:author="VELASCO IBARRA, ALBERTO DE JESUS (Empresa TechMahindra)" w:date="2017-07-27T19:40:00Z">
              <w:r w:rsidRPr="0034658B">
                <w:rPr>
                  <w:color w:val="000000"/>
                </w:rPr>
                <w:t>/opt/xlrelease/log</w:t>
              </w:r>
              <w:r>
                <w:rPr>
                  <w:color w:val="000000"/>
                </w:rPr>
                <w:t>/access.log</w:t>
              </w:r>
            </w:ins>
          </w:p>
        </w:tc>
        <w:tc>
          <w:tcPr>
            <w:tcW w:w="1276" w:type="dxa"/>
            <w:tcBorders>
              <w:bottom w:val="dashSmallGap" w:sz="4" w:space="0" w:color="BFBFBF" w:themeColor="background1" w:themeShade="BF"/>
            </w:tcBorders>
          </w:tcPr>
          <w:p w14:paraId="74EB1C64" w14:textId="77777777" w:rsidR="00196BB0" w:rsidRDefault="00196BB0" w:rsidP="001E20F5">
            <w:pPr>
              <w:rPr>
                <w:ins w:id="782" w:author="VELASCO IBARRA, ALBERTO DE JESUS (Empresa TechMahindra)" w:date="2017-07-27T19:40:00Z"/>
                <w:color w:val="000000"/>
              </w:rPr>
            </w:pPr>
            <w:ins w:id="783" w:author="VELASCO IBARRA, ALBERTO DE JESUS (Empresa TechMahindra)" w:date="2017-07-27T19:40:00Z">
              <w:r w:rsidRPr="0034658B">
                <w:rPr>
                  <w:color w:val="000000"/>
                </w:rPr>
                <w:t>-rw-rw-rw-</w:t>
              </w:r>
            </w:ins>
          </w:p>
        </w:tc>
      </w:tr>
      <w:tr w:rsidR="00196BB0" w:rsidRPr="00BE2FB6" w14:paraId="4E405436" w14:textId="77777777" w:rsidTr="001E20F5">
        <w:trPr>
          <w:jc w:val="center"/>
          <w:ins w:id="784" w:author="VELASCO IBARRA, ALBERTO DE JESUS (Empresa TechMahindra)" w:date="2017-07-27T19:40:00Z"/>
        </w:trPr>
        <w:tc>
          <w:tcPr>
            <w:tcW w:w="2122" w:type="dxa"/>
            <w:vMerge/>
            <w:vAlign w:val="center"/>
          </w:tcPr>
          <w:p w14:paraId="5ECDC89A" w14:textId="77777777" w:rsidR="00196BB0" w:rsidRPr="00BE2FB6" w:rsidRDefault="00196BB0" w:rsidP="001E20F5">
            <w:pPr>
              <w:rPr>
                <w:ins w:id="785" w:author="VELASCO IBARRA, ALBERTO DE JESUS (Empresa TechMahindra)" w:date="2017-07-27T19:40:00Z"/>
                <w:b/>
                <w:lang w:val="es-MX"/>
              </w:rPr>
            </w:pPr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1795A2F9" w14:textId="77777777" w:rsidR="00196BB0" w:rsidRPr="00BE2FB6" w:rsidRDefault="00196BB0" w:rsidP="001E20F5">
            <w:pPr>
              <w:rPr>
                <w:ins w:id="786" w:author="VELASCO IBARRA, ALBERTO DE JESUS (Empresa TechMahindra)" w:date="2017-07-27T19:40:00Z"/>
                <w:lang w:val="es-MX"/>
              </w:rPr>
            </w:pPr>
            <w:ins w:id="787" w:author="VELASCO IBARRA, ALBERTO DE JESUS (Empresa TechMahindra)" w:date="2017-07-27T19:40:00Z">
              <w:r w:rsidRPr="00BC0801">
                <w:rPr>
                  <w:lang w:val="es-MX"/>
                </w:rPr>
                <w:t>WrapperLog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6299FAEE" w14:textId="77777777" w:rsidR="00196BB0" w:rsidRPr="004D1278" w:rsidRDefault="00196BB0" w:rsidP="001E20F5">
            <w:pPr>
              <w:rPr>
                <w:ins w:id="788" w:author="VELASCO IBARRA, ALBERTO DE JESUS (Empresa TechMahindra)" w:date="2017-07-27T19:40:00Z"/>
                <w:lang w:val="es-MX"/>
              </w:rPr>
            </w:pPr>
            <w:ins w:id="789" w:author="VELASCO IBARRA, ALBERTO DE JESUS (Empresa TechMahindra)" w:date="2017-07-27T19:40:00Z">
              <w:r w:rsidRPr="00A072D4">
                <w:rPr>
                  <w:color w:val="000000"/>
                </w:rPr>
                <w:t>/opt/xlrelease/log/wrapper.log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</w:tcPr>
          <w:p w14:paraId="483C5972" w14:textId="77777777" w:rsidR="00196BB0" w:rsidRPr="00A072D4" w:rsidRDefault="00196BB0" w:rsidP="001E20F5">
            <w:pPr>
              <w:rPr>
                <w:ins w:id="790" w:author="VELASCO IBARRA, ALBERTO DE JESUS (Empresa TechMahindra)" w:date="2017-07-27T19:40:00Z"/>
                <w:color w:val="000000"/>
              </w:rPr>
            </w:pPr>
            <w:ins w:id="791" w:author="VELASCO IBARRA, ALBERTO DE JESUS (Empresa TechMahindra)" w:date="2017-07-27T19:40:00Z">
              <w:r w:rsidRPr="0034658B">
                <w:rPr>
                  <w:color w:val="000000"/>
                </w:rPr>
                <w:t>-rw-rw-rw-</w:t>
              </w:r>
            </w:ins>
          </w:p>
        </w:tc>
      </w:tr>
      <w:tr w:rsidR="00196BB0" w:rsidRPr="00BE2FB6" w14:paraId="233E8C41" w14:textId="77777777" w:rsidTr="001E20F5">
        <w:trPr>
          <w:jc w:val="center"/>
          <w:ins w:id="792" w:author="VELASCO IBARRA, ALBERTO DE JESUS (Empresa TechMahindra)" w:date="2017-07-27T19:40:00Z"/>
        </w:trPr>
        <w:tc>
          <w:tcPr>
            <w:tcW w:w="2122" w:type="dxa"/>
            <w:vMerge/>
            <w:tcBorders>
              <w:bottom w:val="single" w:sz="4" w:space="0" w:color="auto"/>
            </w:tcBorders>
            <w:vAlign w:val="center"/>
          </w:tcPr>
          <w:p w14:paraId="14EB87BE" w14:textId="77777777" w:rsidR="00196BB0" w:rsidRPr="00BE2FB6" w:rsidRDefault="00196BB0" w:rsidP="001E20F5">
            <w:pPr>
              <w:rPr>
                <w:ins w:id="793" w:author="VELASCO IBARRA, ALBERTO DE JESUS (Empresa TechMahindra)" w:date="2017-07-27T19:40:00Z"/>
                <w:b/>
                <w:lang w:val="es-MX"/>
              </w:rPr>
            </w:pPr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  <w:vAlign w:val="center"/>
          </w:tcPr>
          <w:p w14:paraId="2AC33B9F" w14:textId="77777777" w:rsidR="00196BB0" w:rsidRPr="00BE2FB6" w:rsidRDefault="00196BB0" w:rsidP="001E20F5">
            <w:pPr>
              <w:rPr>
                <w:ins w:id="794" w:author="VELASCO IBARRA, ALBERTO DE JESUS (Empresa TechMahindra)" w:date="2017-07-27T19:40:00Z"/>
                <w:lang w:val="es-MX"/>
              </w:rPr>
            </w:pPr>
            <w:ins w:id="795" w:author="VELASCO IBARRA, ALBERTO DE JESUS (Empresa TechMahindra)" w:date="2017-07-27T19:40:00Z">
              <w:r w:rsidRPr="00487323">
                <w:rPr>
                  <w:lang w:val="es-MX"/>
                </w:rPr>
                <w:t>ToolLog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1ED31410" w14:textId="77777777" w:rsidR="00196BB0" w:rsidRPr="004D1278" w:rsidRDefault="00196BB0" w:rsidP="001E20F5">
            <w:pPr>
              <w:rPr>
                <w:ins w:id="796" w:author="VELASCO IBARRA, ALBERTO DE JESUS (Empresa TechMahindra)" w:date="2017-07-27T19:40:00Z"/>
                <w:lang w:val="es-MX"/>
              </w:rPr>
            </w:pPr>
            <w:ins w:id="797" w:author="VELASCO IBARRA, ALBERTO DE JESUS (Empresa TechMahindra)" w:date="2017-07-27T19:40:00Z">
              <w:r w:rsidRPr="00A072D4">
                <w:rPr>
                  <w:lang w:val="es-MX"/>
                </w:rPr>
                <w:t>/opt/xlrelease/log/xl-release.log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</w:tcPr>
          <w:p w14:paraId="22B5605D" w14:textId="77777777" w:rsidR="00196BB0" w:rsidRPr="00A072D4" w:rsidRDefault="00196BB0" w:rsidP="001E20F5">
            <w:pPr>
              <w:rPr>
                <w:ins w:id="798" w:author="VELASCO IBARRA, ALBERTO DE JESUS (Empresa TechMahindra)" w:date="2017-07-27T19:40:00Z"/>
                <w:lang w:val="es-MX"/>
              </w:rPr>
            </w:pPr>
            <w:ins w:id="799" w:author="VELASCO IBARRA, ALBERTO DE JESUS (Empresa TechMahindra)" w:date="2017-07-27T19:40:00Z">
              <w:r w:rsidRPr="0034658B">
                <w:rPr>
                  <w:lang w:val="es-MX"/>
                </w:rPr>
                <w:t>-rw-r--r--</w:t>
              </w:r>
            </w:ins>
          </w:p>
        </w:tc>
      </w:tr>
      <w:tr w:rsidR="00196BB0" w:rsidRPr="00BE2FB6" w14:paraId="111A0ACF" w14:textId="77777777" w:rsidTr="001E20F5">
        <w:trPr>
          <w:trHeight w:val="129"/>
          <w:jc w:val="center"/>
          <w:ins w:id="800" w:author="VELASCO IBARRA, ALBERTO DE JESUS (Empresa TechMahindra)" w:date="2017-07-27T19:40:00Z"/>
        </w:trPr>
        <w:tc>
          <w:tcPr>
            <w:tcW w:w="2122" w:type="dxa"/>
            <w:vMerge w:val="restart"/>
            <w:tcBorders>
              <w:top w:val="dashSmallGap" w:sz="4" w:space="0" w:color="BFBFBF" w:themeColor="background1" w:themeShade="BF"/>
            </w:tcBorders>
            <w:vAlign w:val="center"/>
          </w:tcPr>
          <w:p w14:paraId="3197637E" w14:textId="77777777" w:rsidR="00196BB0" w:rsidRPr="00BE2FB6" w:rsidRDefault="00196BB0" w:rsidP="001E20F5">
            <w:pPr>
              <w:rPr>
                <w:ins w:id="801" w:author="VELASCO IBARRA, ALBERTO DE JESUS (Empresa TechMahindra)" w:date="2017-07-27T19:40:00Z"/>
                <w:b/>
                <w:color w:val="000000"/>
                <w:lang w:val="es-MX"/>
              </w:rPr>
            </w:pPr>
            <w:ins w:id="802" w:author="VELASCO IBARRA, ALBERTO DE JESUS (Empresa TechMahindra)" w:date="2017-07-27T19:40:00Z">
              <w:r w:rsidRPr="00813669">
                <w:rPr>
                  <w:b/>
                  <w:color w:val="000000"/>
                  <w:lang w:val="es-MX"/>
                </w:rPr>
                <w:t>SonarQube</w:t>
              </w:r>
            </w:ins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dashSmallGap" w:sz="4" w:space="0" w:color="BFBFBF" w:themeColor="background1" w:themeShade="BF"/>
            </w:tcBorders>
            <w:vAlign w:val="center"/>
          </w:tcPr>
          <w:p w14:paraId="17D0B65D" w14:textId="77777777" w:rsidR="00196BB0" w:rsidRPr="0028531A" w:rsidRDefault="00196BB0" w:rsidP="001E20F5">
            <w:pPr>
              <w:keepNext/>
              <w:rPr>
                <w:ins w:id="803" w:author="VELASCO IBARRA, ALBERTO DE JESUS (Empresa TechMahindra)" w:date="2017-07-27T19:40:00Z"/>
                <w:lang w:val="es-MX"/>
              </w:rPr>
            </w:pPr>
            <w:ins w:id="804" w:author="VELASCO IBARRA, ALBERTO DE JESUS (Empresa TechMahindra)" w:date="2017-07-27T19:40:00Z">
              <w:r w:rsidRPr="003343E2">
                <w:rPr>
                  <w:lang w:val="es-MX"/>
                </w:rPr>
                <w:t>AccessLog</w:t>
              </w:r>
            </w:ins>
          </w:p>
        </w:tc>
        <w:tc>
          <w:tcPr>
            <w:tcW w:w="6477" w:type="dxa"/>
            <w:tcBorders>
              <w:top w:val="dashSmallGap" w:sz="4" w:space="0" w:color="BFBFBF" w:themeColor="background1" w:themeShade="BF"/>
            </w:tcBorders>
          </w:tcPr>
          <w:p w14:paraId="3CF0BC3E" w14:textId="77777777" w:rsidR="00196BB0" w:rsidRPr="0028531A" w:rsidRDefault="00196BB0" w:rsidP="001E20F5">
            <w:pPr>
              <w:keepNext/>
              <w:rPr>
                <w:ins w:id="805" w:author="VELASCO IBARRA, ALBERTO DE JESUS (Empresa TechMahindra)" w:date="2017-07-27T19:40:00Z"/>
                <w:lang w:val="es-MX"/>
              </w:rPr>
            </w:pPr>
            <w:ins w:id="806" w:author="VELASCO IBARRA, ALBERTO DE JESUS (Empresa TechMahindra)" w:date="2017-07-27T19:40:00Z">
              <w:r w:rsidRPr="000750CD">
                <w:rPr>
                  <w:color w:val="000000"/>
                </w:rPr>
                <w:t>/opt/sonarqube/logs/access*.log</w:t>
              </w:r>
            </w:ins>
          </w:p>
        </w:tc>
        <w:tc>
          <w:tcPr>
            <w:tcW w:w="1276" w:type="dxa"/>
            <w:tcBorders>
              <w:top w:val="dashSmallGap" w:sz="4" w:space="0" w:color="BFBFBF" w:themeColor="background1" w:themeShade="BF"/>
            </w:tcBorders>
          </w:tcPr>
          <w:p w14:paraId="7A7261AC" w14:textId="77777777" w:rsidR="00196BB0" w:rsidRPr="000750CD" w:rsidRDefault="00196BB0" w:rsidP="001E20F5">
            <w:pPr>
              <w:keepNext/>
              <w:rPr>
                <w:ins w:id="807" w:author="VELASCO IBARRA, ALBERTO DE JESUS (Empresa TechMahindra)" w:date="2017-07-27T19:40:00Z"/>
                <w:color w:val="000000"/>
              </w:rPr>
            </w:pPr>
            <w:ins w:id="808" w:author="VELASCO IBARRA, ALBERTO DE JESUS (Empresa TechMahindra)" w:date="2017-07-27T19:40:00Z">
              <w:r w:rsidRPr="0034658B">
                <w:rPr>
                  <w:color w:val="000000"/>
                </w:rPr>
                <w:t>-rw-r--r--</w:t>
              </w:r>
            </w:ins>
          </w:p>
        </w:tc>
      </w:tr>
      <w:tr w:rsidR="00196BB0" w:rsidRPr="00BE2FB6" w14:paraId="69FB21CA" w14:textId="77777777" w:rsidTr="001E20F5">
        <w:trPr>
          <w:trHeight w:val="129"/>
          <w:jc w:val="center"/>
          <w:ins w:id="809" w:author="VELASCO IBARRA, ALBERTO DE JESUS (Empresa TechMahindra)" w:date="2017-07-27T19:40:00Z"/>
        </w:trPr>
        <w:tc>
          <w:tcPr>
            <w:tcW w:w="2122" w:type="dxa"/>
            <w:vMerge/>
            <w:tcBorders>
              <w:bottom w:val="single" w:sz="4" w:space="0" w:color="auto"/>
            </w:tcBorders>
            <w:vAlign w:val="center"/>
          </w:tcPr>
          <w:p w14:paraId="2F1D5C79" w14:textId="77777777" w:rsidR="00196BB0" w:rsidRPr="00813669" w:rsidRDefault="00196BB0" w:rsidP="001E20F5">
            <w:pPr>
              <w:rPr>
                <w:ins w:id="810" w:author="VELASCO IBARRA, ALBERTO DE JESUS (Empresa TechMahindra)" w:date="2017-07-27T19:40:00Z"/>
                <w:b/>
                <w:color w:val="000000"/>
                <w:lang w:val="es-MX"/>
              </w:rPr>
            </w:pPr>
          </w:p>
        </w:tc>
        <w:tc>
          <w:tcPr>
            <w:tcW w:w="1744" w:type="dxa"/>
            <w:tcBorders>
              <w:top w:val="dashSmallGap" w:sz="4" w:space="0" w:color="BFBFBF" w:themeColor="background1" w:themeShade="BF"/>
              <w:bottom w:val="single" w:sz="4" w:space="0" w:color="auto"/>
            </w:tcBorders>
            <w:vAlign w:val="center"/>
          </w:tcPr>
          <w:p w14:paraId="14716D6B" w14:textId="77777777" w:rsidR="00196BB0" w:rsidRPr="0028531A" w:rsidRDefault="00196BB0" w:rsidP="001E20F5">
            <w:pPr>
              <w:keepNext/>
              <w:rPr>
                <w:ins w:id="811" w:author="VELASCO IBARRA, ALBERTO DE JESUS (Empresa TechMahindra)" w:date="2017-07-27T19:40:00Z"/>
                <w:lang w:val="es-MX"/>
              </w:rPr>
            </w:pPr>
            <w:ins w:id="812" w:author="VELASCO IBARRA, ALBERTO DE JESUS (Empresa TechMahindra)" w:date="2017-07-27T19:40:00Z">
              <w:r w:rsidRPr="003343E2">
                <w:rPr>
                  <w:lang w:val="es-MX"/>
                </w:rPr>
                <w:t>ToolLog</w:t>
              </w:r>
            </w:ins>
          </w:p>
        </w:tc>
        <w:tc>
          <w:tcPr>
            <w:tcW w:w="6477" w:type="dxa"/>
            <w:tcBorders>
              <w:bottom w:val="single" w:sz="4" w:space="0" w:color="auto"/>
            </w:tcBorders>
          </w:tcPr>
          <w:p w14:paraId="5E7F6515" w14:textId="77777777" w:rsidR="00196BB0" w:rsidRPr="0028531A" w:rsidRDefault="00196BB0" w:rsidP="001E20F5">
            <w:pPr>
              <w:keepNext/>
              <w:rPr>
                <w:ins w:id="813" w:author="VELASCO IBARRA, ALBERTO DE JESUS (Empresa TechMahindra)" w:date="2017-07-27T19:40:00Z"/>
                <w:lang w:val="es-MX"/>
              </w:rPr>
            </w:pPr>
            <w:ins w:id="814" w:author="VELASCO IBARRA, ALBERTO DE JESUS (Empresa TechMahindra)" w:date="2017-07-27T19:40:00Z">
              <w:r w:rsidRPr="000750CD">
                <w:rPr>
                  <w:color w:val="000000"/>
                </w:rPr>
                <w:t>/opt/sonarqube/logs/sonar.log</w:t>
              </w:r>
            </w:ins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5855ADD8" w14:textId="77777777" w:rsidR="00196BB0" w:rsidRPr="000750CD" w:rsidRDefault="00196BB0" w:rsidP="001E20F5">
            <w:pPr>
              <w:keepNext/>
              <w:rPr>
                <w:ins w:id="815" w:author="VELASCO IBARRA, ALBERTO DE JESUS (Empresa TechMahindra)" w:date="2017-07-27T19:40:00Z"/>
                <w:color w:val="000000"/>
              </w:rPr>
            </w:pPr>
            <w:ins w:id="816" w:author="VELASCO IBARRA, ALBERTO DE JESUS (Empresa TechMahindra)" w:date="2017-07-27T19:40:00Z">
              <w:r w:rsidRPr="0034658B">
                <w:rPr>
                  <w:color w:val="000000"/>
                </w:rPr>
                <w:t>-rwxr-xr-x</w:t>
              </w:r>
            </w:ins>
          </w:p>
        </w:tc>
      </w:tr>
    </w:tbl>
    <w:p w14:paraId="1C34BBA2" w14:textId="77777777" w:rsidR="002C5B56" w:rsidRDefault="002C5B56" w:rsidP="002C5B56">
      <w:pPr>
        <w:rPr>
          <w:ins w:id="817" w:author="VELASCO IBARRA, ALBERTO DE JESUS (Empresa TechMahindra)" w:date="2017-07-27T18:00:00Z"/>
          <w:lang w:val="es-MX"/>
        </w:rPr>
      </w:pPr>
      <w:bookmarkStart w:id="818" w:name="_GoBack"/>
      <w:bookmarkEnd w:id="818"/>
    </w:p>
    <w:p w14:paraId="010B6320" w14:textId="77777777" w:rsidR="002B39FA" w:rsidRPr="002B39FA" w:rsidRDefault="002B39FA" w:rsidP="002B39FA">
      <w:pPr>
        <w:rPr>
          <w:ins w:id="819" w:author="VELASCO IBARRA, ALBERTO DE JESUS (Empresa TechMahindra)" w:date="2017-07-27T16:32:00Z"/>
          <w:lang w:val="es-MX"/>
        </w:rPr>
        <w:pPrChange w:id="820" w:author="VELASCO IBARRA, ALBERTO DE JESUS (Empresa TechMahindra)" w:date="2017-07-27T17:54:00Z">
          <w:pPr>
            <w:pStyle w:val="Heading2"/>
          </w:pPr>
        </w:pPrChange>
      </w:pPr>
    </w:p>
    <w:p w14:paraId="042EF25E" w14:textId="77777777" w:rsidR="00473185" w:rsidRPr="00BE2FB6" w:rsidRDefault="00473185" w:rsidP="004B2668">
      <w:pPr>
        <w:pStyle w:val="Style1"/>
      </w:pPr>
      <w:r w:rsidRPr="00BE2FB6">
        <w:t>ÍNDICE DE TABLAS</w:t>
      </w:r>
      <w:bookmarkEnd w:id="306"/>
      <w:bookmarkEnd w:id="307"/>
    </w:p>
    <w:p w14:paraId="6113EA23" w14:textId="77777777" w:rsidR="008A046A" w:rsidRDefault="00473185">
      <w:pPr>
        <w:pStyle w:val="TableofFigures"/>
        <w:tabs>
          <w:tab w:val="right" w:leader="dot" w:pos="9350"/>
        </w:tabs>
        <w:rPr>
          <w:ins w:id="821" w:author="VELASCO IBARRA, ALBERTO DE JESUS (Empresa TechMahindra)" w:date="2017-07-27T17:35:00Z"/>
          <w:rFonts w:asciiTheme="minorHAnsi" w:eastAsiaTheme="minorEastAsia" w:hAnsiTheme="minorHAnsi"/>
          <w:noProof/>
          <w:lang w:val="es-MX" w:eastAsia="es-MX"/>
        </w:rPr>
      </w:pPr>
      <w:r w:rsidRPr="00BE2FB6">
        <w:rPr>
          <w:lang w:val="es-MX"/>
        </w:rPr>
        <w:fldChar w:fldCharType="begin"/>
      </w:r>
      <w:r w:rsidRPr="00BE2FB6">
        <w:rPr>
          <w:lang w:val="es-MX"/>
        </w:rPr>
        <w:instrText xml:space="preserve"> TOC \h \z \c "Tabla" </w:instrText>
      </w:r>
      <w:r w:rsidRPr="00BE2FB6">
        <w:rPr>
          <w:lang w:val="es-MX"/>
        </w:rPr>
        <w:fldChar w:fldCharType="separate"/>
      </w:r>
      <w:ins w:id="822" w:author="VELASCO IBARRA, ALBERTO DE JESUS (Empresa TechMahindra)" w:date="2017-07-27T17:35:00Z">
        <w:r w:rsidR="008A046A" w:rsidRPr="00453D75">
          <w:rPr>
            <w:rStyle w:val="Hyperlink"/>
            <w:noProof/>
          </w:rPr>
          <w:fldChar w:fldCharType="begin"/>
        </w:r>
        <w:r w:rsidR="008A046A" w:rsidRPr="00453D75">
          <w:rPr>
            <w:rStyle w:val="Hyperlink"/>
            <w:noProof/>
          </w:rPr>
          <w:instrText xml:space="preserve"> </w:instrText>
        </w:r>
        <w:r w:rsidR="008A046A">
          <w:rPr>
            <w:noProof/>
          </w:rPr>
          <w:instrText>HYPERLINK \l "_Toc488940248"</w:instrText>
        </w:r>
        <w:r w:rsidR="008A046A" w:rsidRPr="00453D75">
          <w:rPr>
            <w:rStyle w:val="Hyperlink"/>
            <w:noProof/>
          </w:rPr>
          <w:instrText xml:space="preserve"> </w:instrText>
        </w:r>
        <w:r w:rsidR="008A046A" w:rsidRPr="00453D75">
          <w:rPr>
            <w:rStyle w:val="Hyperlink"/>
            <w:noProof/>
          </w:rPr>
        </w:r>
        <w:r w:rsidR="008A046A" w:rsidRPr="00453D75">
          <w:rPr>
            <w:rStyle w:val="Hyperlink"/>
            <w:noProof/>
          </w:rPr>
          <w:fldChar w:fldCharType="separate"/>
        </w:r>
        <w:r w:rsidR="008A046A" w:rsidRPr="00453D75">
          <w:rPr>
            <w:rStyle w:val="Hyperlink"/>
            <w:noProof/>
          </w:rPr>
          <w:t>Tabla 1 Instancias Postgresql</w:t>
        </w:r>
        <w:r w:rsidR="008A046A">
          <w:rPr>
            <w:noProof/>
            <w:webHidden/>
          </w:rPr>
          <w:tab/>
        </w:r>
        <w:r w:rsidR="008A046A">
          <w:rPr>
            <w:noProof/>
            <w:webHidden/>
          </w:rPr>
          <w:fldChar w:fldCharType="begin"/>
        </w:r>
        <w:r w:rsidR="008A046A">
          <w:rPr>
            <w:noProof/>
            <w:webHidden/>
          </w:rPr>
          <w:instrText xml:space="preserve"> PAGEREF _Toc488940248 \h </w:instrText>
        </w:r>
        <w:r w:rsidR="008A046A">
          <w:rPr>
            <w:noProof/>
            <w:webHidden/>
          </w:rPr>
        </w:r>
      </w:ins>
      <w:r w:rsidR="008A046A">
        <w:rPr>
          <w:noProof/>
          <w:webHidden/>
        </w:rPr>
        <w:fldChar w:fldCharType="separate"/>
      </w:r>
      <w:ins w:id="823" w:author="VELASCO IBARRA, ALBERTO DE JESUS (Empresa TechMahindra)" w:date="2017-07-27T17:35:00Z">
        <w:r w:rsidR="008A046A">
          <w:rPr>
            <w:noProof/>
            <w:webHidden/>
          </w:rPr>
          <w:t>4</w:t>
        </w:r>
        <w:r w:rsidR="008A046A">
          <w:rPr>
            <w:noProof/>
            <w:webHidden/>
          </w:rPr>
          <w:fldChar w:fldCharType="end"/>
        </w:r>
        <w:r w:rsidR="008A046A" w:rsidRPr="00453D75">
          <w:rPr>
            <w:rStyle w:val="Hyperlink"/>
            <w:noProof/>
          </w:rPr>
          <w:fldChar w:fldCharType="end"/>
        </w:r>
      </w:ins>
    </w:p>
    <w:p w14:paraId="540A3C7F" w14:textId="77777777" w:rsidR="008A046A" w:rsidRDefault="008A046A">
      <w:pPr>
        <w:pStyle w:val="TableofFigures"/>
        <w:tabs>
          <w:tab w:val="right" w:leader="dot" w:pos="9350"/>
        </w:tabs>
        <w:rPr>
          <w:ins w:id="824" w:author="VELASCO IBARRA, ALBERTO DE JESUS (Empresa TechMahindra)" w:date="2017-07-27T17:35:00Z"/>
          <w:rFonts w:asciiTheme="minorHAnsi" w:eastAsiaTheme="minorEastAsia" w:hAnsiTheme="minorHAnsi"/>
          <w:noProof/>
          <w:lang w:val="es-MX" w:eastAsia="es-MX"/>
        </w:rPr>
      </w:pPr>
      <w:ins w:id="825" w:author="VELASCO IBARRA, ALBERTO DE JESUS (Empresa TechMahindra)" w:date="2017-07-27T17:35:00Z">
        <w:r w:rsidRPr="00453D75">
          <w:rPr>
            <w:rStyle w:val="Hyperlink"/>
            <w:noProof/>
          </w:rPr>
          <w:fldChar w:fldCharType="begin"/>
        </w:r>
        <w:r w:rsidRPr="00453D75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"_Toc488940249"</w:instrText>
        </w:r>
        <w:r w:rsidRPr="00453D75">
          <w:rPr>
            <w:rStyle w:val="Hyperlink"/>
            <w:noProof/>
          </w:rPr>
          <w:instrText xml:space="preserve"> </w:instrText>
        </w:r>
        <w:r w:rsidRPr="00453D75">
          <w:rPr>
            <w:rStyle w:val="Hyperlink"/>
            <w:noProof/>
          </w:rPr>
        </w:r>
        <w:r w:rsidRPr="00453D75">
          <w:rPr>
            <w:rStyle w:val="Hyperlink"/>
            <w:noProof/>
          </w:rPr>
          <w:fldChar w:fldCharType="separate"/>
        </w:r>
        <w:r w:rsidRPr="00453D75">
          <w:rPr>
            <w:rStyle w:val="Hyperlink"/>
            <w:noProof/>
          </w:rPr>
          <w:t>Tabla 2 Instancias Microsoft 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_Toc488940249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26" w:author="VELASCO IBARRA, ALBERTO DE JESUS (Empresa TechMahindra)" w:date="2017-07-27T17:35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453D75">
          <w:rPr>
            <w:rStyle w:val="Hyperlink"/>
            <w:noProof/>
          </w:rPr>
          <w:fldChar w:fldCharType="end"/>
        </w:r>
      </w:ins>
    </w:p>
    <w:p w14:paraId="27BFB0AD" w14:textId="77777777" w:rsidR="008A046A" w:rsidRDefault="008A046A">
      <w:pPr>
        <w:pStyle w:val="TableofFigures"/>
        <w:tabs>
          <w:tab w:val="right" w:leader="dot" w:pos="9350"/>
        </w:tabs>
        <w:rPr>
          <w:ins w:id="827" w:author="VELASCO IBARRA, ALBERTO DE JESUS (Empresa TechMahindra)" w:date="2017-07-27T17:35:00Z"/>
          <w:rFonts w:asciiTheme="minorHAnsi" w:eastAsiaTheme="minorEastAsia" w:hAnsiTheme="minorHAnsi"/>
          <w:noProof/>
          <w:lang w:val="es-MX" w:eastAsia="es-MX"/>
        </w:rPr>
      </w:pPr>
      <w:ins w:id="828" w:author="VELASCO IBARRA, ALBERTO DE JESUS (Empresa TechMahindra)" w:date="2017-07-27T17:35:00Z">
        <w:r w:rsidRPr="00453D75">
          <w:rPr>
            <w:rStyle w:val="Hyperlink"/>
            <w:noProof/>
          </w:rPr>
          <w:fldChar w:fldCharType="begin"/>
        </w:r>
        <w:r w:rsidRPr="00453D75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"_Toc488940250"</w:instrText>
        </w:r>
        <w:r w:rsidRPr="00453D75">
          <w:rPr>
            <w:rStyle w:val="Hyperlink"/>
            <w:noProof/>
          </w:rPr>
          <w:instrText xml:space="preserve"> </w:instrText>
        </w:r>
        <w:r w:rsidRPr="00453D75">
          <w:rPr>
            <w:rStyle w:val="Hyperlink"/>
            <w:noProof/>
          </w:rPr>
        </w:r>
        <w:r w:rsidRPr="00453D75">
          <w:rPr>
            <w:rStyle w:val="Hyperlink"/>
            <w:noProof/>
          </w:rPr>
          <w:fldChar w:fldCharType="separate"/>
        </w:r>
        <w:r w:rsidRPr="00453D75">
          <w:rPr>
            <w:rStyle w:val="Hyperlink"/>
            <w:noProof/>
          </w:rPr>
          <w:t>Tabla 3 Usuarios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_Toc488940250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29" w:author="VELASCO IBARRA, ALBERTO DE JESUS (Empresa TechMahindra)" w:date="2017-07-27T17:35:00Z"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  <w:r w:rsidRPr="00453D75">
          <w:rPr>
            <w:rStyle w:val="Hyperlink"/>
            <w:noProof/>
          </w:rPr>
          <w:fldChar w:fldCharType="end"/>
        </w:r>
      </w:ins>
    </w:p>
    <w:p w14:paraId="7FE99CD5" w14:textId="77777777" w:rsidR="008A046A" w:rsidRDefault="008A046A">
      <w:pPr>
        <w:pStyle w:val="TableofFigures"/>
        <w:tabs>
          <w:tab w:val="right" w:leader="dot" w:pos="9350"/>
        </w:tabs>
        <w:rPr>
          <w:ins w:id="830" w:author="VELASCO IBARRA, ALBERTO DE JESUS (Empresa TechMahindra)" w:date="2017-07-27T17:35:00Z"/>
          <w:rFonts w:asciiTheme="minorHAnsi" w:eastAsiaTheme="minorEastAsia" w:hAnsiTheme="minorHAnsi"/>
          <w:noProof/>
          <w:lang w:val="es-MX" w:eastAsia="es-MX"/>
        </w:rPr>
      </w:pPr>
      <w:ins w:id="831" w:author="VELASCO IBARRA, ALBERTO DE JESUS (Empresa TechMahindra)" w:date="2017-07-27T17:35:00Z">
        <w:r w:rsidRPr="00453D75">
          <w:rPr>
            <w:rStyle w:val="Hyperlink"/>
            <w:noProof/>
          </w:rPr>
          <w:fldChar w:fldCharType="begin"/>
        </w:r>
        <w:r w:rsidRPr="00453D75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"_Toc488940251"</w:instrText>
        </w:r>
        <w:r w:rsidRPr="00453D75">
          <w:rPr>
            <w:rStyle w:val="Hyperlink"/>
            <w:noProof/>
          </w:rPr>
          <w:instrText xml:space="preserve"> </w:instrText>
        </w:r>
        <w:r w:rsidRPr="00453D75">
          <w:rPr>
            <w:rStyle w:val="Hyperlink"/>
            <w:noProof/>
          </w:rPr>
        </w:r>
        <w:r w:rsidRPr="00453D75">
          <w:rPr>
            <w:rStyle w:val="Hyperlink"/>
            <w:noProof/>
          </w:rPr>
          <w:fldChar w:fldCharType="separate"/>
        </w:r>
        <w:r w:rsidRPr="00453D75">
          <w:rPr>
            <w:rStyle w:val="Hyperlink"/>
            <w:noProof/>
          </w:rPr>
          <w:t>Tabla 4 Permisos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_Toc488940251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32" w:author="VELASCO IBARRA, ALBERTO DE JESUS (Empresa TechMahindra)" w:date="2017-07-27T17:35:00Z"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  <w:r w:rsidRPr="00453D75">
          <w:rPr>
            <w:rStyle w:val="Hyperlink"/>
            <w:noProof/>
          </w:rPr>
          <w:fldChar w:fldCharType="end"/>
        </w:r>
      </w:ins>
    </w:p>
    <w:p w14:paraId="3FF69DAC" w14:textId="77777777" w:rsidR="000C5F50" w:rsidDel="008A046A" w:rsidRDefault="000C5F50">
      <w:pPr>
        <w:pStyle w:val="TableofFigures"/>
        <w:tabs>
          <w:tab w:val="right" w:leader="dot" w:pos="9350"/>
        </w:tabs>
        <w:rPr>
          <w:del w:id="833" w:author="VELASCO IBARRA, ALBERTO DE JESUS (Empresa TechMahindra)" w:date="2017-07-27T17:35:00Z"/>
          <w:rFonts w:asciiTheme="minorHAnsi" w:eastAsiaTheme="minorEastAsia" w:hAnsiTheme="minorHAnsi"/>
          <w:noProof/>
          <w:lang w:val="es-MX" w:eastAsia="es-MX"/>
        </w:rPr>
      </w:pPr>
      <w:del w:id="834" w:author="VELASCO IBARRA, ALBERTO DE JESUS (Empresa TechMahindra)" w:date="2017-07-27T17:35:00Z">
        <w:r w:rsidRPr="008A046A" w:rsidDel="008A046A">
          <w:rPr>
            <w:noProof/>
            <w:rPrChange w:id="835" w:author="VELASCO IBARRA, ALBERTO DE JESUS (Empresa TechMahindra)" w:date="2017-07-27T17:35:00Z">
              <w:rPr>
                <w:rStyle w:val="Hyperlink"/>
                <w:noProof/>
              </w:rPr>
            </w:rPrChange>
          </w:rPr>
          <w:delText>Tabla 1 Instancias Postgresql</w:delText>
        </w:r>
        <w:r w:rsidDel="008A046A">
          <w:rPr>
            <w:noProof/>
            <w:webHidden/>
          </w:rPr>
          <w:tab/>
          <w:delText>4</w:delText>
        </w:r>
      </w:del>
    </w:p>
    <w:p w14:paraId="730B959D" w14:textId="77777777" w:rsidR="000C5F50" w:rsidDel="008A046A" w:rsidRDefault="000C5F50">
      <w:pPr>
        <w:pStyle w:val="TableofFigures"/>
        <w:tabs>
          <w:tab w:val="right" w:leader="dot" w:pos="9350"/>
        </w:tabs>
        <w:rPr>
          <w:del w:id="836" w:author="VELASCO IBARRA, ALBERTO DE JESUS (Empresa TechMahindra)" w:date="2017-07-27T17:35:00Z"/>
          <w:rFonts w:asciiTheme="minorHAnsi" w:eastAsiaTheme="minorEastAsia" w:hAnsiTheme="minorHAnsi"/>
          <w:noProof/>
          <w:lang w:val="es-MX" w:eastAsia="es-MX"/>
        </w:rPr>
      </w:pPr>
      <w:del w:id="837" w:author="VELASCO IBARRA, ALBERTO DE JESUS (Empresa TechMahindra)" w:date="2017-07-27T17:35:00Z">
        <w:r w:rsidRPr="008A046A" w:rsidDel="008A046A">
          <w:rPr>
            <w:noProof/>
            <w:rPrChange w:id="838" w:author="VELASCO IBARRA, ALBERTO DE JESUS (Empresa TechMahindra)" w:date="2017-07-27T17:35:00Z">
              <w:rPr>
                <w:rStyle w:val="Hyperlink"/>
                <w:noProof/>
              </w:rPr>
            </w:rPrChange>
          </w:rPr>
          <w:delText>Tabla 2 Instancias Microsoft Sql</w:delText>
        </w:r>
        <w:r w:rsidDel="008A046A">
          <w:rPr>
            <w:noProof/>
            <w:webHidden/>
          </w:rPr>
          <w:tab/>
          <w:delText>7</w:delText>
        </w:r>
      </w:del>
    </w:p>
    <w:p w14:paraId="371DCC25" w14:textId="77777777" w:rsidR="00473185" w:rsidRPr="00BE2FB6" w:rsidRDefault="00473185" w:rsidP="002B7EAB">
      <w:pPr>
        <w:pStyle w:val="TableofFigures"/>
        <w:tabs>
          <w:tab w:val="right" w:leader="dot" w:pos="9350"/>
        </w:tabs>
        <w:rPr>
          <w:lang w:val="es-MX"/>
        </w:rPr>
      </w:pPr>
      <w:r w:rsidRPr="00BE2FB6">
        <w:rPr>
          <w:lang w:val="es-MX"/>
        </w:rPr>
        <w:fldChar w:fldCharType="end"/>
      </w:r>
      <w:r w:rsidR="002B7EAB" w:rsidRPr="00BE2FB6">
        <w:rPr>
          <w:lang w:val="es-MX"/>
        </w:rPr>
        <w:t xml:space="preserve"> </w:t>
      </w:r>
    </w:p>
    <w:p w14:paraId="0D2D67A9" w14:textId="77777777" w:rsidR="00997F05" w:rsidRDefault="00997F05" w:rsidP="009348C6">
      <w:pPr>
        <w:jc w:val="center"/>
        <w:rPr>
          <w:i/>
          <w:lang w:val="es-MX"/>
        </w:rPr>
      </w:pPr>
    </w:p>
    <w:p w14:paraId="21EE650F" w14:textId="77777777" w:rsidR="004B2668" w:rsidRDefault="004B2668" w:rsidP="009348C6">
      <w:pPr>
        <w:jc w:val="center"/>
        <w:rPr>
          <w:i/>
          <w:lang w:val="es-MX"/>
        </w:rPr>
      </w:pPr>
    </w:p>
    <w:p w14:paraId="51A7BFCC" w14:textId="77777777" w:rsidR="004B2668" w:rsidRDefault="004B2668" w:rsidP="009348C6">
      <w:pPr>
        <w:jc w:val="center"/>
        <w:rPr>
          <w:i/>
          <w:lang w:val="es-MX"/>
        </w:rPr>
      </w:pPr>
    </w:p>
    <w:p w14:paraId="2B75DCA9" w14:textId="77777777" w:rsidR="004B2668" w:rsidRDefault="004B2668" w:rsidP="009348C6">
      <w:pPr>
        <w:jc w:val="center"/>
        <w:rPr>
          <w:i/>
          <w:lang w:val="es-MX"/>
        </w:rPr>
      </w:pPr>
    </w:p>
    <w:sectPr w:rsidR="004B2668" w:rsidSect="00223748">
      <w:headerReference w:type="default" r:id="rId99"/>
      <w:footerReference w:type="default" r:id="rId100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50" w:author="TechMAdmin" w:date="2017-07-17T20:19:00Z" w:initials="T">
    <w:p w14:paraId="389228DF" w14:textId="19C076A1" w:rsidR="00D20937" w:rsidRPr="00CF5611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CF5611">
        <w:rPr>
          <w:lang w:val="es-MX"/>
        </w:rPr>
        <w:t>En vez de colocar el nombre del servidor</w:t>
      </w:r>
      <w:r>
        <w:rPr>
          <w:lang w:val="es-MX"/>
        </w:rPr>
        <w:t xml:space="preserve"> HOSTNAME e</w:t>
      </w:r>
      <w:r w:rsidRPr="00CF5611">
        <w:rPr>
          <w:lang w:val="es-MX"/>
        </w:rPr>
        <w:t xml:space="preserve"> </w:t>
      </w:r>
      <w:r>
        <w:rPr>
          <w:lang w:val="es-MX"/>
        </w:rPr>
        <w:t>IP</w:t>
      </w:r>
    </w:p>
  </w:comment>
  <w:comment w:id="151" w:author="TechMAdmin" w:date="2017-07-17T20:19:00Z" w:initials="T">
    <w:p w14:paraId="7A4119CA" w14:textId="59F3AD0F" w:rsidR="00D20937" w:rsidRDefault="00D20937">
      <w:pPr>
        <w:pStyle w:val="CommentText"/>
      </w:pPr>
      <w:r>
        <w:rPr>
          <w:rStyle w:val="CommentReference"/>
        </w:rPr>
        <w:annotationRef/>
      </w:r>
      <w:r>
        <w:t>Versión de PostgresSQL</w:t>
      </w:r>
    </w:p>
  </w:comment>
  <w:comment w:id="152" w:author="TechMAdmin" w:date="2017-07-17T20:18:00Z" w:initials="T">
    <w:p w14:paraId="1AE95423" w14:textId="0F813487" w:rsidR="00D20937" w:rsidRPr="00CF5611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CF5611">
        <w:rPr>
          <w:lang w:val="es-MX"/>
        </w:rPr>
        <w:t>Tenemos que definer que instancia es Master y que instancia es Stand By</w:t>
      </w:r>
    </w:p>
  </w:comment>
  <w:comment w:id="157" w:author="TechMAdmin" w:date="2017-07-17T20:20:00Z" w:initials="T">
    <w:p w14:paraId="23193BDC" w14:textId="23FC1B4D" w:rsidR="00D20937" w:rsidRPr="00CF5611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CF5611">
        <w:rPr>
          <w:lang w:val="es-MX"/>
        </w:rPr>
        <w:t>Especifica que no es Puppet es la BBDD de puppet</w:t>
      </w:r>
    </w:p>
  </w:comment>
  <w:comment w:id="158" w:author="TechMAdmin" w:date="2017-07-17T20:23:00Z" w:initials="T">
    <w:p w14:paraId="1FA2894E" w14:textId="4E675CCD" w:rsidR="00D20937" w:rsidRPr="00CF5611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CF5611">
        <w:rPr>
          <w:lang w:val="es-MX"/>
        </w:rPr>
        <w:t>Indica esto como prerequisitos que asumimos tener</w:t>
      </w:r>
    </w:p>
  </w:comment>
  <w:comment w:id="159" w:author="TechMAdmin" w:date="2017-07-17T20:24:00Z" w:initials="T">
    <w:p w14:paraId="60BF420C" w14:textId="2113A33E" w:rsidR="00D20937" w:rsidRPr="00CF5611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CF5611">
        <w:rPr>
          <w:lang w:val="es-MX"/>
        </w:rPr>
        <w:t>Indicar instancia de PostgresSQL and version</w:t>
      </w:r>
    </w:p>
  </w:comment>
  <w:comment w:id="160" w:author="TechMAdmin" w:date="2017-07-17T20:30:00Z" w:initials="T">
    <w:p w14:paraId="290E3003" w14:textId="2AE85F13" w:rsidR="00D20937" w:rsidRPr="00207B68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207B68">
        <w:rPr>
          <w:lang w:val="es-MX"/>
        </w:rPr>
        <w:t>El usuario de PostgresSQL, no la instancia</w:t>
      </w:r>
    </w:p>
  </w:comment>
  <w:comment w:id="161" w:author="TechMAdmin" w:date="2017-07-17T20:35:00Z" w:initials="T">
    <w:p w14:paraId="3542F933" w14:textId="4104162E" w:rsidR="00D20937" w:rsidRPr="00207B68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207B68">
        <w:rPr>
          <w:rStyle w:val="CommentReference"/>
          <w:lang w:val="es-MX"/>
        </w:rPr>
        <w:t>Debes de ubicar donde se ubica este archivo</w:t>
      </w:r>
    </w:p>
  </w:comment>
  <w:comment w:id="162" w:author="TechMAdmin" w:date="2017-07-17T20:44:00Z" w:initials="T">
    <w:p w14:paraId="355E4B74" w14:textId="132D64EC" w:rsidR="00D20937" w:rsidRPr="00314F22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314F22">
        <w:rPr>
          <w:lang w:val="es-MX"/>
        </w:rPr>
        <w:t>Indica que debemos de cambi</w:t>
      </w:r>
      <w:r>
        <w:rPr>
          <w:lang w:val="es-MX"/>
        </w:rPr>
        <w:t>ar Paths, puertos y certificados</w:t>
      </w:r>
    </w:p>
  </w:comment>
  <w:comment w:id="166" w:author="TechMAdmin" w:date="2017-07-17T20:49:00Z" w:initials="T">
    <w:p w14:paraId="01F32A65" w14:textId="6E957C3F" w:rsidR="00D20937" w:rsidRDefault="00D20937">
      <w:pPr>
        <w:pStyle w:val="CommentText"/>
      </w:pPr>
      <w:r>
        <w:rPr>
          <w:rStyle w:val="CommentReference"/>
        </w:rPr>
        <w:annotationRef/>
      </w:r>
      <w:r>
        <w:t>Colocar Hostanem y IP</w:t>
      </w:r>
    </w:p>
  </w:comment>
  <w:comment w:id="167" w:author="TechMAdmin" w:date="2017-07-17T20:49:00Z" w:initials="T">
    <w:p w14:paraId="1A54BCE4" w14:textId="77CD073C" w:rsidR="00D20937" w:rsidRPr="00543EB4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543EB4">
        <w:rPr>
          <w:lang w:val="es-MX"/>
        </w:rPr>
        <w:t xml:space="preserve">Esta no es la </w:t>
      </w:r>
      <w:r>
        <w:rPr>
          <w:lang w:val="es-MX"/>
        </w:rPr>
        <w:t>herramienta a utilizar y hace falta la versión</w:t>
      </w:r>
    </w:p>
  </w:comment>
  <w:comment w:id="168" w:author="TechMAdmin" w:date="2017-07-17T20:51:00Z" w:initials="T">
    <w:p w14:paraId="0330191E" w14:textId="6877A298" w:rsidR="00D20937" w:rsidRPr="00543EB4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543EB4">
        <w:rPr>
          <w:lang w:val="es-MX"/>
        </w:rPr>
        <w:t>Infdica el nombre de cada una de las instancias</w:t>
      </w:r>
    </w:p>
  </w:comment>
  <w:comment w:id="183" w:author="TechMAdmin" w:date="2017-07-17T20:52:00Z" w:initials="T">
    <w:p w14:paraId="575316B4" w14:textId="414EF223" w:rsidR="00D20937" w:rsidRDefault="00D20937">
      <w:pPr>
        <w:pStyle w:val="CommentText"/>
      </w:pPr>
      <w:r>
        <w:rPr>
          <w:rStyle w:val="CommentReference"/>
        </w:rPr>
        <w:annotationRef/>
      </w:r>
      <w:r>
        <w:t>Agregar que asumimos este paso</w:t>
      </w:r>
    </w:p>
  </w:comment>
  <w:comment w:id="185" w:author="TechMAdmin" w:date="2017-07-17T20:53:00Z" w:initials="T">
    <w:p w14:paraId="0A6D3570" w14:textId="00735D46" w:rsidR="00D20937" w:rsidRPr="00543EB4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543EB4">
        <w:rPr>
          <w:lang w:val="es-MX"/>
        </w:rPr>
        <w:t>Indicar en almenos un sitio la version de nuestra herramienta.</w:t>
      </w:r>
    </w:p>
  </w:comment>
  <w:comment w:id="186" w:author="TechMAdmin" w:date="2017-07-17T20:53:00Z" w:initials="T">
    <w:p w14:paraId="4D35A309" w14:textId="60CF52A1" w:rsidR="00D20937" w:rsidRPr="00543EB4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543EB4">
        <w:rPr>
          <w:lang w:val="es-MX"/>
        </w:rPr>
        <w:t>Indicar que necesitamos usar root o tener permisos sudo</w:t>
      </w:r>
    </w:p>
  </w:comment>
  <w:comment w:id="187" w:author="TechMAdmin" w:date="2017-07-17T20:53:00Z" w:initials="T">
    <w:p w14:paraId="09B9F8D9" w14:textId="1E02B94B" w:rsidR="00D20937" w:rsidRPr="00543EB4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543EB4">
        <w:rPr>
          <w:lang w:val="es-MX"/>
        </w:rPr>
        <w:t>Hacer referencia a table de servicios.</w:t>
      </w:r>
    </w:p>
  </w:comment>
  <w:comment w:id="191" w:author="TechMAdmin" w:date="2017-07-17T20:57:00Z" w:initials="T">
    <w:p w14:paraId="64882572" w14:textId="20DB6319" w:rsidR="00D20937" w:rsidRPr="009D1126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9D1126">
        <w:rPr>
          <w:lang w:val="es-MX"/>
        </w:rPr>
        <w:t>No me indicas en que folser poner el certificado</w:t>
      </w:r>
    </w:p>
  </w:comment>
  <w:comment w:id="199" w:author="TechMAdmin" w:date="2017-07-17T21:01:00Z" w:initials="T">
    <w:p w14:paraId="032D7D91" w14:textId="196770C2" w:rsidR="00D20937" w:rsidRPr="009D1126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9D1126">
        <w:rPr>
          <w:lang w:val="es-MX"/>
        </w:rPr>
        <w:t>No estas indidcando la ubicación del certificado</w:t>
      </w:r>
    </w:p>
  </w:comment>
  <w:comment w:id="211" w:author="TechMAdmin" w:date="2017-07-17T21:04:00Z" w:initials="T">
    <w:p w14:paraId="72C10C43" w14:textId="68A510C8" w:rsidR="00D20937" w:rsidRDefault="00D20937">
      <w:pPr>
        <w:pStyle w:val="CommentText"/>
      </w:pPr>
      <w:r>
        <w:rPr>
          <w:rStyle w:val="CommentReference"/>
        </w:rPr>
        <w:annotationRef/>
      </w:r>
      <w:r>
        <w:t>De que ubicación estamos hablando</w:t>
      </w:r>
    </w:p>
  </w:comment>
  <w:comment w:id="217" w:author="TechMAdmin" w:date="2017-07-17T21:04:00Z" w:initials="T">
    <w:p w14:paraId="0D455DF7" w14:textId="006BC5E3" w:rsidR="00D20937" w:rsidRDefault="00D20937">
      <w:pPr>
        <w:pStyle w:val="CommentText"/>
      </w:pPr>
      <w:r>
        <w:rPr>
          <w:rStyle w:val="CommentReference"/>
        </w:rPr>
        <w:annotationRef/>
      </w:r>
      <w:r>
        <w:t>Donde se encuentra este archivo</w:t>
      </w:r>
    </w:p>
  </w:comment>
  <w:comment w:id="218" w:author="TechMAdmin" w:date="2017-07-17T21:04:00Z" w:initials="T">
    <w:p w14:paraId="64C2BA76" w14:textId="38D84235" w:rsidR="00D20937" w:rsidRPr="009D1126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9D1126">
        <w:rPr>
          <w:lang w:val="es-MX"/>
        </w:rPr>
        <w:t>Para los puestos puedes definer tu table de Herramientas y puertos</w:t>
      </w:r>
    </w:p>
  </w:comment>
  <w:comment w:id="220" w:author="TechMAdmin" w:date="2017-07-17T21:06:00Z" w:initials="T">
    <w:p w14:paraId="3D0708C8" w14:textId="27E00181" w:rsidR="00D20937" w:rsidRPr="009D1126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9D1126">
        <w:rPr>
          <w:lang w:val="es-MX"/>
        </w:rPr>
        <w:t>Coloca los commandos en nuevas l</w:t>
      </w:r>
      <w:r>
        <w:rPr>
          <w:lang w:val="es-MX"/>
        </w:rPr>
        <w:t>íenas para que sean fácilmente copiados o executables</w:t>
      </w:r>
    </w:p>
  </w:comment>
  <w:comment w:id="222" w:author="TechMAdmin" w:date="2017-07-17T21:07:00Z" w:initials="T">
    <w:p w14:paraId="4D83DE20" w14:textId="3F579C49" w:rsidR="00D20937" w:rsidRPr="008B3213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8B3213">
        <w:rPr>
          <w:lang w:val="es-MX"/>
        </w:rPr>
        <w:t>Que folder es el que vamos a utilizar</w:t>
      </w:r>
    </w:p>
  </w:comment>
  <w:comment w:id="224" w:author="TechMAdmin" w:date="2017-07-17T21:07:00Z" w:initials="T">
    <w:p w14:paraId="4BE12E5F" w14:textId="0C223763" w:rsidR="00D20937" w:rsidRPr="008B3213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8B3213">
        <w:rPr>
          <w:lang w:val="es-MX"/>
        </w:rPr>
        <w:t>En que ubicación encontramos este archivo</w:t>
      </w:r>
    </w:p>
  </w:comment>
  <w:comment w:id="227" w:author="TechMAdmin" w:date="2017-07-17T21:08:00Z" w:initials="T">
    <w:p w14:paraId="62E2AC3E" w14:textId="063452E6" w:rsidR="00D20937" w:rsidRDefault="00D20937">
      <w:pPr>
        <w:pStyle w:val="CommentText"/>
      </w:pPr>
      <w:r>
        <w:rPr>
          <w:rStyle w:val="CommentReference"/>
        </w:rPr>
        <w:annotationRef/>
      </w:r>
      <w:r>
        <w:t>Hostname in the URL</w:t>
      </w:r>
    </w:p>
  </w:comment>
  <w:comment w:id="235" w:author="TechMAdmin" w:date="2017-07-17T21:09:00Z" w:initials="T">
    <w:p w14:paraId="0B64D09F" w14:textId="011523D4" w:rsidR="00D20937" w:rsidRPr="008B3213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8B3213">
        <w:rPr>
          <w:lang w:val="es-MX"/>
        </w:rPr>
        <w:t>Cual es la ubicación de esta carpeta</w:t>
      </w:r>
    </w:p>
  </w:comment>
  <w:comment w:id="237" w:author="TechMAdmin" w:date="2017-07-17T21:09:00Z" w:initials="T">
    <w:p w14:paraId="48C0758B" w14:textId="77AABD65" w:rsidR="00D20937" w:rsidRPr="008B3213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8B3213">
        <w:rPr>
          <w:lang w:val="es-MX"/>
        </w:rPr>
        <w:t>Cual es la ubicación es este archivo</w:t>
      </w:r>
    </w:p>
  </w:comment>
  <w:comment w:id="239" w:author="TechMAdmin" w:date="2017-07-17T21:10:00Z" w:initials="T">
    <w:p w14:paraId="07D6B5FE" w14:textId="0320F669" w:rsidR="00D20937" w:rsidRDefault="00D20937">
      <w:pPr>
        <w:pStyle w:val="CommentText"/>
      </w:pPr>
      <w:r>
        <w:rPr>
          <w:rStyle w:val="CommentReference"/>
        </w:rPr>
        <w:annotationRef/>
      </w:r>
      <w:r>
        <w:t xml:space="preserve">Mismos comentarios </w:t>
      </w:r>
    </w:p>
  </w:comment>
  <w:comment w:id="241" w:author="TechMAdmin" w:date="2017-07-17T21:17:00Z" w:initials="T">
    <w:p w14:paraId="68E66BB4" w14:textId="48D8FA19" w:rsidR="00D20937" w:rsidRDefault="00D20937">
      <w:pPr>
        <w:pStyle w:val="CommentText"/>
      </w:pPr>
      <w:r>
        <w:rPr>
          <w:rStyle w:val="CommentReference"/>
        </w:rPr>
        <w:annotationRef/>
      </w:r>
      <w:r>
        <w:t>Donde se encuentra este archivo</w:t>
      </w:r>
    </w:p>
  </w:comment>
  <w:comment w:id="245" w:author="TechMAdmin" w:date="2017-07-17T21:17:00Z" w:initials="T">
    <w:p w14:paraId="2A629778" w14:textId="0F4DCF74" w:rsidR="00D20937" w:rsidRDefault="00D20937">
      <w:pPr>
        <w:pStyle w:val="CommentText"/>
      </w:pPr>
      <w:r>
        <w:rPr>
          <w:rStyle w:val="CommentReference"/>
        </w:rPr>
        <w:annotationRef/>
      </w:r>
      <w:r>
        <w:t>Donde se encuentra este archivo</w:t>
      </w:r>
    </w:p>
  </w:comment>
  <w:comment w:id="249" w:author="TechMAdmin" w:date="2017-07-17T21:19:00Z" w:initials="T">
    <w:p w14:paraId="1C5861C3" w14:textId="3C5E5D92" w:rsidR="00D20937" w:rsidRPr="00655562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655562">
        <w:rPr>
          <w:lang w:val="es-MX"/>
        </w:rPr>
        <w:t>Tenemos que utilizer el hostname para este tipo de imagenes</w:t>
      </w:r>
    </w:p>
  </w:comment>
  <w:comment w:id="259" w:author="TechMAdmin" w:date="2017-07-17T21:22:00Z" w:initials="T">
    <w:p w14:paraId="636B8C88" w14:textId="622107FF" w:rsidR="00D20937" w:rsidRDefault="00D20937">
      <w:pPr>
        <w:pStyle w:val="CommentText"/>
      </w:pPr>
      <w:r>
        <w:rPr>
          <w:rStyle w:val="CommentReference"/>
        </w:rPr>
        <w:annotationRef/>
      </w:r>
      <w:r>
        <w:t>Ubicación</w:t>
      </w:r>
    </w:p>
  </w:comment>
  <w:comment w:id="260" w:author="TechMAdmin" w:date="2017-07-17T21:22:00Z" w:initials="T">
    <w:p w14:paraId="0D60BE0B" w14:textId="61E108D9" w:rsidR="00D20937" w:rsidRDefault="00D20937">
      <w:pPr>
        <w:pStyle w:val="CommentText"/>
      </w:pPr>
      <w:r>
        <w:rPr>
          <w:rStyle w:val="CommentReference"/>
        </w:rPr>
        <w:annotationRef/>
      </w:r>
      <w:r>
        <w:t>Tabla de puertos</w:t>
      </w:r>
    </w:p>
  </w:comment>
  <w:comment w:id="274" w:author="TechMAdmin" w:date="2017-07-17T21:29:00Z" w:initials="T">
    <w:p w14:paraId="495F2578" w14:textId="3B230A93" w:rsidR="00D20937" w:rsidRDefault="00D20937">
      <w:pPr>
        <w:pStyle w:val="CommentText"/>
      </w:pPr>
      <w:r>
        <w:rPr>
          <w:rStyle w:val="CommentReference"/>
        </w:rPr>
        <w:annotationRef/>
      </w:r>
      <w:r>
        <w:t>Folder para este archivo</w:t>
      </w:r>
    </w:p>
  </w:comment>
  <w:comment w:id="280" w:author="TechMAdmin" w:date="2017-07-17T21:30:00Z" w:initials="T">
    <w:p w14:paraId="22C35B5A" w14:textId="6450D8FA" w:rsidR="00D20937" w:rsidRDefault="00D20937">
      <w:pPr>
        <w:pStyle w:val="CommentText"/>
      </w:pPr>
      <w:r>
        <w:rPr>
          <w:rStyle w:val="CommentReference"/>
        </w:rPr>
        <w:annotationRef/>
      </w:r>
      <w:r>
        <w:t>Donde se encuentra este archivo</w:t>
      </w:r>
    </w:p>
  </w:comment>
  <w:comment w:id="292" w:author="TechMAdmin" w:date="2017-07-17T21:44:00Z" w:initials="T">
    <w:p w14:paraId="0701C980" w14:textId="70BC07B9" w:rsidR="00D20937" w:rsidRPr="00B41E00" w:rsidRDefault="00D20937">
      <w:pPr>
        <w:pStyle w:val="CommentText"/>
        <w:rPr>
          <w:lang w:val="es-MX"/>
        </w:rPr>
      </w:pPr>
      <w:r>
        <w:rPr>
          <w:rStyle w:val="CommentReference"/>
        </w:rPr>
        <w:annotationRef/>
      </w:r>
      <w:r w:rsidRPr="00B41E00">
        <w:rPr>
          <w:lang w:val="es-MX"/>
        </w:rPr>
        <w:t>Cual es la ubicación de este documento</w:t>
      </w:r>
    </w:p>
  </w:comment>
  <w:comment w:id="293" w:author="TechMAdmin" w:date="2017-07-17T21:44:00Z" w:initials="T">
    <w:p w14:paraId="78812FBA" w14:textId="682CEACA" w:rsidR="00D20937" w:rsidRDefault="00D20937">
      <w:pPr>
        <w:pStyle w:val="CommentText"/>
      </w:pPr>
      <w:r>
        <w:rPr>
          <w:rStyle w:val="CommentReference"/>
        </w:rPr>
        <w:annotationRef/>
      </w:r>
      <w:r>
        <w:t>Cual es el Puerto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89228DF" w15:done="0"/>
  <w15:commentEx w15:paraId="7A4119CA" w15:done="0"/>
  <w15:commentEx w15:paraId="1AE95423" w15:done="0"/>
  <w15:commentEx w15:paraId="23193BDC" w15:done="0"/>
  <w15:commentEx w15:paraId="1FA2894E" w15:done="0"/>
  <w15:commentEx w15:paraId="60BF420C" w15:done="0"/>
  <w15:commentEx w15:paraId="290E3003" w15:done="0"/>
  <w15:commentEx w15:paraId="3542F933" w15:done="0"/>
  <w15:commentEx w15:paraId="355E4B74" w15:done="0"/>
  <w15:commentEx w15:paraId="01F32A65" w15:done="0"/>
  <w15:commentEx w15:paraId="1A54BCE4" w15:done="0"/>
  <w15:commentEx w15:paraId="0330191E" w15:done="0"/>
  <w15:commentEx w15:paraId="575316B4" w15:done="0"/>
  <w15:commentEx w15:paraId="0A6D3570" w15:done="0"/>
  <w15:commentEx w15:paraId="4D35A309" w15:done="0"/>
  <w15:commentEx w15:paraId="09B9F8D9" w15:done="0"/>
  <w15:commentEx w15:paraId="64882572" w15:done="0"/>
  <w15:commentEx w15:paraId="032D7D91" w15:done="0"/>
  <w15:commentEx w15:paraId="72C10C43" w15:done="0"/>
  <w15:commentEx w15:paraId="0D455DF7" w15:done="0"/>
  <w15:commentEx w15:paraId="64C2BA76" w15:done="0"/>
  <w15:commentEx w15:paraId="3D0708C8" w15:done="0"/>
  <w15:commentEx w15:paraId="4D83DE20" w15:done="0"/>
  <w15:commentEx w15:paraId="4BE12E5F" w15:done="0"/>
  <w15:commentEx w15:paraId="62E2AC3E" w15:done="0"/>
  <w15:commentEx w15:paraId="0B64D09F" w15:done="0"/>
  <w15:commentEx w15:paraId="48C0758B" w15:done="0"/>
  <w15:commentEx w15:paraId="07D6B5FE" w15:done="0"/>
  <w15:commentEx w15:paraId="68E66BB4" w15:done="0"/>
  <w15:commentEx w15:paraId="2A629778" w15:done="0"/>
  <w15:commentEx w15:paraId="1C5861C3" w15:done="0"/>
  <w15:commentEx w15:paraId="636B8C88" w15:done="0"/>
  <w15:commentEx w15:paraId="0D60BE0B" w15:done="0"/>
  <w15:commentEx w15:paraId="495F2578" w15:done="0"/>
  <w15:commentEx w15:paraId="22C35B5A" w15:done="0"/>
  <w15:commentEx w15:paraId="0701C980" w15:done="0"/>
  <w15:commentEx w15:paraId="78812FB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80A0C6F" w14:textId="77777777" w:rsidR="00CE5C1A" w:rsidRDefault="00CE5C1A">
      <w:pPr>
        <w:spacing w:line="240" w:lineRule="auto"/>
      </w:pPr>
      <w:r>
        <w:separator/>
      </w:r>
    </w:p>
  </w:endnote>
  <w:endnote w:type="continuationSeparator" w:id="0">
    <w:p w14:paraId="52F9600D" w14:textId="77777777" w:rsidR="00CE5C1A" w:rsidRDefault="00CE5C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9D12295" w14:textId="77777777" w:rsidR="00D20937" w:rsidRDefault="00D20937">
    <w:pPr>
      <w:pStyle w:val="Footer"/>
    </w:pPr>
    <w:r>
      <w:rPr>
        <w:noProof/>
        <w:lang w:val="es-MX" w:eastAsia="es-MX"/>
      </w:rPr>
      <w:drawing>
        <wp:anchor distT="0" distB="0" distL="114300" distR="114300" simplePos="0" relativeHeight="251661312" behindDoc="0" locked="0" layoutInCell="1" allowOverlap="1" wp14:anchorId="4D34FD97" wp14:editId="04F165A6">
          <wp:simplePos x="0" y="0"/>
          <wp:positionH relativeFrom="column">
            <wp:posOffset>186055</wp:posOffset>
          </wp:positionH>
          <wp:positionV relativeFrom="paragraph">
            <wp:posOffset>-17780</wp:posOffset>
          </wp:positionV>
          <wp:extent cx="1319530" cy="370205"/>
          <wp:effectExtent l="0" t="0" r="0" b="0"/>
          <wp:wrapNone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techMahindra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19530" cy="3702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BD531F9" wp14:editId="7CEAFEC9">
              <wp:simplePos x="0" y="0"/>
              <wp:positionH relativeFrom="column">
                <wp:posOffset>106680</wp:posOffset>
              </wp:positionH>
              <wp:positionV relativeFrom="paragraph">
                <wp:posOffset>-71565</wp:posOffset>
              </wp:positionV>
              <wp:extent cx="1460500" cy="450850"/>
              <wp:effectExtent l="0" t="0" r="25400" b="2540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60500" cy="45085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E74D756" id="Rectangle 4" o:spid="_x0000_s1026" style="position:absolute;margin-left:8.4pt;margin-top:-5.65pt;width:115pt;height:35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" fillcolor="white [3212]" strokecolor="white [3212]" strokeweight="1pt"/>
          </w:pict>
        </mc:Fallback>
      </mc:AlternateContent>
    </w:r>
    <w:r w:rsidRPr="00F52CC1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E3D6359" wp14:editId="741930C2">
              <wp:simplePos x="0" y="0"/>
              <wp:positionH relativeFrom="column">
                <wp:posOffset>-238125</wp:posOffset>
              </wp:positionH>
              <wp:positionV relativeFrom="paragraph">
                <wp:posOffset>56070</wp:posOffset>
              </wp:positionV>
              <wp:extent cx="11280140" cy="229870"/>
              <wp:effectExtent l="0" t="0" r="16510" b="17780"/>
              <wp:wrapNone/>
              <wp:docPr id="6" name="Rectangle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1280140" cy="229870"/>
                      </a:xfrm>
                      <a:prstGeom prst="rect">
                        <a:avLst/>
                      </a:prstGeom>
                      <a:solidFill>
                        <a:srgbClr val="FF0000"/>
                      </a:solidFill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E501A86" w14:textId="77777777" w:rsidR="00D20937" w:rsidRDefault="00D20937" w:rsidP="0097424A">
                          <w:pPr>
                            <w:shd w:val="clear" w:color="auto" w:fill="FF0000"/>
                            <w:jc w:val="center"/>
                          </w:pPr>
                        </w:p>
                      </w:txbxContent>
                    </wps:txbx>
                    <wps:bodyPr wrap="square" rtlCol="0" anchor="ctr"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E3D6359" id="Rectangle 5" o:spid="_x0000_s1029" style="position:absolute;margin-left:-18.75pt;margin-top:4.4pt;width:888.2pt;height:18.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" fillcolor="red" strokecolor="red" strokeweight="1pt">
              <v:textbox>
                <w:txbxContent>
                  <w:p w14:paraId="4E501A86" w14:textId="77777777" w:rsidR="00D20937" w:rsidRDefault="00D20937" w:rsidP="0097424A">
                    <w:pPr>
                      <w:shd w:val="clear" w:color="auto" w:fill="FF0000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5B7F130" w14:textId="77777777" w:rsidR="00CE5C1A" w:rsidRDefault="00CE5C1A">
      <w:pPr>
        <w:spacing w:line="240" w:lineRule="auto"/>
      </w:pPr>
      <w:r>
        <w:separator/>
      </w:r>
    </w:p>
  </w:footnote>
  <w:footnote w:type="continuationSeparator" w:id="0">
    <w:p w14:paraId="0D3C3F76" w14:textId="77777777" w:rsidR="00CE5C1A" w:rsidRDefault="00CE5C1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18798355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C04208D" w14:textId="77777777" w:rsidR="00D20937" w:rsidRDefault="00D20937" w:rsidP="000C0480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6BB0">
          <w:rPr>
            <w:noProof/>
          </w:rPr>
          <w:t>40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  <w:p w14:paraId="35619AEA" w14:textId="77777777" w:rsidR="00D20937" w:rsidRDefault="00D20937" w:rsidP="000C0480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</w:p>
    </w:sdtContent>
  </w:sdt>
  <w:p w14:paraId="7C80C6BD" w14:textId="77777777" w:rsidR="00D20937" w:rsidRDefault="00D209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E6B11"/>
    <w:multiLevelType w:val="hybridMultilevel"/>
    <w:tmpl w:val="6B9C9F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449F2"/>
    <w:multiLevelType w:val="hybridMultilevel"/>
    <w:tmpl w:val="37AAFD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77A8E"/>
    <w:multiLevelType w:val="hybridMultilevel"/>
    <w:tmpl w:val="08C8236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BBE0F8F"/>
    <w:multiLevelType w:val="hybridMultilevel"/>
    <w:tmpl w:val="CA5A52E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0305E53"/>
    <w:multiLevelType w:val="hybridMultilevel"/>
    <w:tmpl w:val="911ECE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D531AF"/>
    <w:multiLevelType w:val="hybridMultilevel"/>
    <w:tmpl w:val="3E2681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64DAF"/>
    <w:multiLevelType w:val="hybridMultilevel"/>
    <w:tmpl w:val="7786CE7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E47687D"/>
    <w:multiLevelType w:val="hybridMultilevel"/>
    <w:tmpl w:val="4106D4F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563387"/>
    <w:multiLevelType w:val="hybridMultilevel"/>
    <w:tmpl w:val="8F38F388"/>
    <w:lvl w:ilvl="0" w:tplc="0C0A0001">
      <w:start w:val="1"/>
      <w:numFmt w:val="bullet"/>
      <w:lvlText w:val=""/>
      <w:lvlJc w:val="left"/>
      <w:pPr>
        <w:ind w:left="-208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512" w:hanging="360"/>
      </w:pPr>
    </w:lvl>
    <w:lvl w:ilvl="2" w:tplc="080A001B" w:tentative="1">
      <w:start w:val="1"/>
      <w:numFmt w:val="lowerRoman"/>
      <w:lvlText w:val="%3."/>
      <w:lvlJc w:val="right"/>
      <w:pPr>
        <w:ind w:left="1232" w:hanging="180"/>
      </w:pPr>
    </w:lvl>
    <w:lvl w:ilvl="3" w:tplc="080A000F" w:tentative="1">
      <w:start w:val="1"/>
      <w:numFmt w:val="decimal"/>
      <w:lvlText w:val="%4."/>
      <w:lvlJc w:val="left"/>
      <w:pPr>
        <w:ind w:left="1952" w:hanging="360"/>
      </w:pPr>
    </w:lvl>
    <w:lvl w:ilvl="4" w:tplc="080A0019" w:tentative="1">
      <w:start w:val="1"/>
      <w:numFmt w:val="lowerLetter"/>
      <w:lvlText w:val="%5."/>
      <w:lvlJc w:val="left"/>
      <w:pPr>
        <w:ind w:left="2672" w:hanging="360"/>
      </w:pPr>
    </w:lvl>
    <w:lvl w:ilvl="5" w:tplc="080A001B" w:tentative="1">
      <w:start w:val="1"/>
      <w:numFmt w:val="lowerRoman"/>
      <w:lvlText w:val="%6."/>
      <w:lvlJc w:val="right"/>
      <w:pPr>
        <w:ind w:left="3392" w:hanging="180"/>
      </w:pPr>
    </w:lvl>
    <w:lvl w:ilvl="6" w:tplc="080A000F" w:tentative="1">
      <w:start w:val="1"/>
      <w:numFmt w:val="decimal"/>
      <w:lvlText w:val="%7."/>
      <w:lvlJc w:val="left"/>
      <w:pPr>
        <w:ind w:left="4112" w:hanging="360"/>
      </w:pPr>
    </w:lvl>
    <w:lvl w:ilvl="7" w:tplc="080A0019" w:tentative="1">
      <w:start w:val="1"/>
      <w:numFmt w:val="lowerLetter"/>
      <w:lvlText w:val="%8."/>
      <w:lvlJc w:val="left"/>
      <w:pPr>
        <w:ind w:left="4832" w:hanging="360"/>
      </w:pPr>
    </w:lvl>
    <w:lvl w:ilvl="8" w:tplc="080A001B" w:tentative="1">
      <w:start w:val="1"/>
      <w:numFmt w:val="lowerRoman"/>
      <w:lvlText w:val="%9."/>
      <w:lvlJc w:val="right"/>
      <w:pPr>
        <w:ind w:left="5552" w:hanging="180"/>
      </w:pPr>
    </w:lvl>
  </w:abstractNum>
  <w:abstractNum w:abstractNumId="9" w15:restartNumberingAfterBreak="0">
    <w:nsid w:val="409306C3"/>
    <w:multiLevelType w:val="hybridMultilevel"/>
    <w:tmpl w:val="637E507C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080" w:hanging="360"/>
      </w:pPr>
    </w:lvl>
    <w:lvl w:ilvl="2" w:tplc="080A001B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53024AF0"/>
    <w:multiLevelType w:val="hybridMultilevel"/>
    <w:tmpl w:val="DE1A347E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8B61718"/>
    <w:multiLevelType w:val="hybridMultilevel"/>
    <w:tmpl w:val="A440DCB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0D320F"/>
    <w:multiLevelType w:val="hybridMultilevel"/>
    <w:tmpl w:val="DDEAF3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D32115"/>
    <w:multiLevelType w:val="hybridMultilevel"/>
    <w:tmpl w:val="C214139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1CF7DE8"/>
    <w:multiLevelType w:val="hybridMultilevel"/>
    <w:tmpl w:val="6D26C1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2A39AA"/>
    <w:multiLevelType w:val="hybridMultilevel"/>
    <w:tmpl w:val="C19E856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12"/>
  </w:num>
  <w:num w:numId="4">
    <w:abstractNumId w:val="8"/>
  </w:num>
  <w:num w:numId="5">
    <w:abstractNumId w:val="14"/>
  </w:num>
  <w:num w:numId="6">
    <w:abstractNumId w:val="3"/>
  </w:num>
  <w:num w:numId="7">
    <w:abstractNumId w:val="13"/>
  </w:num>
  <w:num w:numId="8">
    <w:abstractNumId w:val="9"/>
  </w:num>
  <w:num w:numId="9">
    <w:abstractNumId w:val="4"/>
  </w:num>
  <w:num w:numId="10">
    <w:abstractNumId w:val="0"/>
  </w:num>
  <w:num w:numId="11">
    <w:abstractNumId w:val="11"/>
  </w:num>
  <w:num w:numId="12">
    <w:abstractNumId w:val="10"/>
  </w:num>
  <w:num w:numId="13">
    <w:abstractNumId w:val="1"/>
  </w:num>
  <w:num w:numId="14">
    <w:abstractNumId w:val="6"/>
  </w:num>
  <w:num w:numId="15">
    <w:abstractNumId w:val="7"/>
  </w:num>
  <w:num w:numId="16">
    <w:abstractNumId w:val="15"/>
  </w:num>
  <w:numIdMacAtCleanup w:val="9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echMAdmin">
    <w15:presenceInfo w15:providerId="None" w15:userId="TechMAdmin"/>
  </w15:person>
  <w15:person w15:author="VELASCO IBARRA, ALBERTO DE JESUS (Empresa TechMahindra)">
    <w15:presenceInfo w15:providerId="AD" w15:userId="S-1-5-21-1168899744-410708212-1449213069-956538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trackRevision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A62"/>
    <w:rsid w:val="0000369B"/>
    <w:rsid w:val="00003F0B"/>
    <w:rsid w:val="000044AD"/>
    <w:rsid w:val="00005117"/>
    <w:rsid w:val="0000519E"/>
    <w:rsid w:val="000054F8"/>
    <w:rsid w:val="00011878"/>
    <w:rsid w:val="00012A96"/>
    <w:rsid w:val="00012EED"/>
    <w:rsid w:val="00013EB5"/>
    <w:rsid w:val="000140E4"/>
    <w:rsid w:val="000151B6"/>
    <w:rsid w:val="00020F2B"/>
    <w:rsid w:val="00021230"/>
    <w:rsid w:val="000217A4"/>
    <w:rsid w:val="00024F3F"/>
    <w:rsid w:val="0003124D"/>
    <w:rsid w:val="0003167C"/>
    <w:rsid w:val="00031CB5"/>
    <w:rsid w:val="00032794"/>
    <w:rsid w:val="00033C66"/>
    <w:rsid w:val="00034182"/>
    <w:rsid w:val="000342B8"/>
    <w:rsid w:val="00046F24"/>
    <w:rsid w:val="00051A2A"/>
    <w:rsid w:val="00051CC0"/>
    <w:rsid w:val="000536EC"/>
    <w:rsid w:val="0005732D"/>
    <w:rsid w:val="0005742E"/>
    <w:rsid w:val="00062721"/>
    <w:rsid w:val="00062CFE"/>
    <w:rsid w:val="0006481D"/>
    <w:rsid w:val="00064A12"/>
    <w:rsid w:val="00065C63"/>
    <w:rsid w:val="00070419"/>
    <w:rsid w:val="00071383"/>
    <w:rsid w:val="000740CB"/>
    <w:rsid w:val="00076AED"/>
    <w:rsid w:val="00076D8A"/>
    <w:rsid w:val="000801A5"/>
    <w:rsid w:val="000802F2"/>
    <w:rsid w:val="00080F1E"/>
    <w:rsid w:val="00086929"/>
    <w:rsid w:val="00091526"/>
    <w:rsid w:val="00091727"/>
    <w:rsid w:val="0009181C"/>
    <w:rsid w:val="00092553"/>
    <w:rsid w:val="0009399E"/>
    <w:rsid w:val="00093A27"/>
    <w:rsid w:val="00093B08"/>
    <w:rsid w:val="00095456"/>
    <w:rsid w:val="00095D5D"/>
    <w:rsid w:val="00096409"/>
    <w:rsid w:val="000970F8"/>
    <w:rsid w:val="000A3D24"/>
    <w:rsid w:val="000A3FDA"/>
    <w:rsid w:val="000A72FB"/>
    <w:rsid w:val="000B00A2"/>
    <w:rsid w:val="000B04A6"/>
    <w:rsid w:val="000B1F7C"/>
    <w:rsid w:val="000B3094"/>
    <w:rsid w:val="000B527B"/>
    <w:rsid w:val="000B629B"/>
    <w:rsid w:val="000B62D0"/>
    <w:rsid w:val="000B6A1A"/>
    <w:rsid w:val="000B6E70"/>
    <w:rsid w:val="000C0480"/>
    <w:rsid w:val="000C07DF"/>
    <w:rsid w:val="000C0BA9"/>
    <w:rsid w:val="000C42E6"/>
    <w:rsid w:val="000C517D"/>
    <w:rsid w:val="000C5F50"/>
    <w:rsid w:val="000C7E42"/>
    <w:rsid w:val="000D0081"/>
    <w:rsid w:val="000D245E"/>
    <w:rsid w:val="000D3447"/>
    <w:rsid w:val="000D3646"/>
    <w:rsid w:val="000D467A"/>
    <w:rsid w:val="000D5517"/>
    <w:rsid w:val="000D75A9"/>
    <w:rsid w:val="000E0E27"/>
    <w:rsid w:val="000E22E6"/>
    <w:rsid w:val="000E2532"/>
    <w:rsid w:val="000E3F21"/>
    <w:rsid w:val="000E51E4"/>
    <w:rsid w:val="000E535A"/>
    <w:rsid w:val="000E6840"/>
    <w:rsid w:val="000F3B55"/>
    <w:rsid w:val="000F40AF"/>
    <w:rsid w:val="000F70F9"/>
    <w:rsid w:val="000F72C4"/>
    <w:rsid w:val="00100685"/>
    <w:rsid w:val="001028DA"/>
    <w:rsid w:val="00103735"/>
    <w:rsid w:val="0010493A"/>
    <w:rsid w:val="0010515D"/>
    <w:rsid w:val="00106510"/>
    <w:rsid w:val="00106DDF"/>
    <w:rsid w:val="00110A12"/>
    <w:rsid w:val="00111D84"/>
    <w:rsid w:val="00112154"/>
    <w:rsid w:val="00113184"/>
    <w:rsid w:val="00116BC1"/>
    <w:rsid w:val="00120B50"/>
    <w:rsid w:val="00121E99"/>
    <w:rsid w:val="001232F6"/>
    <w:rsid w:val="001251D2"/>
    <w:rsid w:val="00133896"/>
    <w:rsid w:val="00133D5D"/>
    <w:rsid w:val="00134DB7"/>
    <w:rsid w:val="00136881"/>
    <w:rsid w:val="00136C45"/>
    <w:rsid w:val="00137880"/>
    <w:rsid w:val="001400FE"/>
    <w:rsid w:val="00140681"/>
    <w:rsid w:val="001414DB"/>
    <w:rsid w:val="00146845"/>
    <w:rsid w:val="00146D1F"/>
    <w:rsid w:val="001473DD"/>
    <w:rsid w:val="001501DF"/>
    <w:rsid w:val="00150DFA"/>
    <w:rsid w:val="001539A7"/>
    <w:rsid w:val="001567C8"/>
    <w:rsid w:val="00160F40"/>
    <w:rsid w:val="00166168"/>
    <w:rsid w:val="00166DCF"/>
    <w:rsid w:val="00171B95"/>
    <w:rsid w:val="00171D27"/>
    <w:rsid w:val="00173D73"/>
    <w:rsid w:val="00175055"/>
    <w:rsid w:val="00175FFE"/>
    <w:rsid w:val="00177663"/>
    <w:rsid w:val="001823CF"/>
    <w:rsid w:val="0018355E"/>
    <w:rsid w:val="001844A3"/>
    <w:rsid w:val="0018461D"/>
    <w:rsid w:val="0018548A"/>
    <w:rsid w:val="00185691"/>
    <w:rsid w:val="00187DE9"/>
    <w:rsid w:val="0019002F"/>
    <w:rsid w:val="001914FD"/>
    <w:rsid w:val="001916F5"/>
    <w:rsid w:val="00193A18"/>
    <w:rsid w:val="00196BB0"/>
    <w:rsid w:val="001A0EDC"/>
    <w:rsid w:val="001A16FC"/>
    <w:rsid w:val="001A33F0"/>
    <w:rsid w:val="001A767A"/>
    <w:rsid w:val="001B331B"/>
    <w:rsid w:val="001B3785"/>
    <w:rsid w:val="001B79E7"/>
    <w:rsid w:val="001C1702"/>
    <w:rsid w:val="001C409F"/>
    <w:rsid w:val="001C48E0"/>
    <w:rsid w:val="001C7868"/>
    <w:rsid w:val="001D0137"/>
    <w:rsid w:val="001D0D1B"/>
    <w:rsid w:val="001D77E5"/>
    <w:rsid w:val="001E0285"/>
    <w:rsid w:val="001E1D6F"/>
    <w:rsid w:val="001F394F"/>
    <w:rsid w:val="001F469E"/>
    <w:rsid w:val="001F5751"/>
    <w:rsid w:val="002001DF"/>
    <w:rsid w:val="00200A83"/>
    <w:rsid w:val="00200DF6"/>
    <w:rsid w:val="0020158C"/>
    <w:rsid w:val="00204663"/>
    <w:rsid w:val="00205ADD"/>
    <w:rsid w:val="00207B68"/>
    <w:rsid w:val="00210E30"/>
    <w:rsid w:val="00214D7B"/>
    <w:rsid w:val="00215736"/>
    <w:rsid w:val="00217953"/>
    <w:rsid w:val="00222CC8"/>
    <w:rsid w:val="0022320D"/>
    <w:rsid w:val="00223748"/>
    <w:rsid w:val="00223E5E"/>
    <w:rsid w:val="0022426F"/>
    <w:rsid w:val="00226B0C"/>
    <w:rsid w:val="00227605"/>
    <w:rsid w:val="00231D40"/>
    <w:rsid w:val="002336A2"/>
    <w:rsid w:val="002337C8"/>
    <w:rsid w:val="00234175"/>
    <w:rsid w:val="00234A62"/>
    <w:rsid w:val="00235558"/>
    <w:rsid w:val="00237AE2"/>
    <w:rsid w:val="00237BC8"/>
    <w:rsid w:val="00242ADF"/>
    <w:rsid w:val="00242D2C"/>
    <w:rsid w:val="00243F42"/>
    <w:rsid w:val="002519D1"/>
    <w:rsid w:val="00253B75"/>
    <w:rsid w:val="00254410"/>
    <w:rsid w:val="002550D5"/>
    <w:rsid w:val="00262BC9"/>
    <w:rsid w:val="002642FE"/>
    <w:rsid w:val="00264E5B"/>
    <w:rsid w:val="0026679A"/>
    <w:rsid w:val="00270A8A"/>
    <w:rsid w:val="002730B7"/>
    <w:rsid w:val="002747D1"/>
    <w:rsid w:val="0027518A"/>
    <w:rsid w:val="00275CFD"/>
    <w:rsid w:val="00276B1C"/>
    <w:rsid w:val="00276D3D"/>
    <w:rsid w:val="00280AA0"/>
    <w:rsid w:val="002839B2"/>
    <w:rsid w:val="00285ADB"/>
    <w:rsid w:val="002902D0"/>
    <w:rsid w:val="00291EFD"/>
    <w:rsid w:val="002942B8"/>
    <w:rsid w:val="00294CBE"/>
    <w:rsid w:val="00294F81"/>
    <w:rsid w:val="00296191"/>
    <w:rsid w:val="002A2D46"/>
    <w:rsid w:val="002A5464"/>
    <w:rsid w:val="002A5AED"/>
    <w:rsid w:val="002A6876"/>
    <w:rsid w:val="002A7233"/>
    <w:rsid w:val="002A7F9E"/>
    <w:rsid w:val="002B03DF"/>
    <w:rsid w:val="002B0EE2"/>
    <w:rsid w:val="002B2515"/>
    <w:rsid w:val="002B39FA"/>
    <w:rsid w:val="002B4D79"/>
    <w:rsid w:val="002B70ED"/>
    <w:rsid w:val="002B729F"/>
    <w:rsid w:val="002B7EAB"/>
    <w:rsid w:val="002C0498"/>
    <w:rsid w:val="002C057A"/>
    <w:rsid w:val="002C0872"/>
    <w:rsid w:val="002C178A"/>
    <w:rsid w:val="002C247B"/>
    <w:rsid w:val="002C5B56"/>
    <w:rsid w:val="002C5CA9"/>
    <w:rsid w:val="002C6DF4"/>
    <w:rsid w:val="002D3E51"/>
    <w:rsid w:val="002D4238"/>
    <w:rsid w:val="002D4B2A"/>
    <w:rsid w:val="002D75DF"/>
    <w:rsid w:val="002E1520"/>
    <w:rsid w:val="002E2554"/>
    <w:rsid w:val="002E36F4"/>
    <w:rsid w:val="002E41F9"/>
    <w:rsid w:val="002F0337"/>
    <w:rsid w:val="002F1F05"/>
    <w:rsid w:val="002F2931"/>
    <w:rsid w:val="002F483E"/>
    <w:rsid w:val="002F6AFF"/>
    <w:rsid w:val="002F7D2B"/>
    <w:rsid w:val="002F7F29"/>
    <w:rsid w:val="003012AE"/>
    <w:rsid w:val="003013BC"/>
    <w:rsid w:val="00301520"/>
    <w:rsid w:val="00301E20"/>
    <w:rsid w:val="003020CE"/>
    <w:rsid w:val="00302E91"/>
    <w:rsid w:val="00310DDD"/>
    <w:rsid w:val="00311B4D"/>
    <w:rsid w:val="00311CE6"/>
    <w:rsid w:val="00312393"/>
    <w:rsid w:val="00314F22"/>
    <w:rsid w:val="00315734"/>
    <w:rsid w:val="00315BE0"/>
    <w:rsid w:val="00321517"/>
    <w:rsid w:val="00322D94"/>
    <w:rsid w:val="0032451F"/>
    <w:rsid w:val="003269AF"/>
    <w:rsid w:val="00331259"/>
    <w:rsid w:val="00331D52"/>
    <w:rsid w:val="00332827"/>
    <w:rsid w:val="00336752"/>
    <w:rsid w:val="00337E83"/>
    <w:rsid w:val="003457C6"/>
    <w:rsid w:val="003526FB"/>
    <w:rsid w:val="00353722"/>
    <w:rsid w:val="003542D6"/>
    <w:rsid w:val="003560C0"/>
    <w:rsid w:val="00356AAA"/>
    <w:rsid w:val="00356E62"/>
    <w:rsid w:val="0036097C"/>
    <w:rsid w:val="003616CF"/>
    <w:rsid w:val="00361938"/>
    <w:rsid w:val="00363A1F"/>
    <w:rsid w:val="00364501"/>
    <w:rsid w:val="0036464B"/>
    <w:rsid w:val="0036681C"/>
    <w:rsid w:val="00367E4D"/>
    <w:rsid w:val="0037077B"/>
    <w:rsid w:val="00371070"/>
    <w:rsid w:val="00371DA0"/>
    <w:rsid w:val="00372FCF"/>
    <w:rsid w:val="0037495C"/>
    <w:rsid w:val="00374F47"/>
    <w:rsid w:val="00375D25"/>
    <w:rsid w:val="00377769"/>
    <w:rsid w:val="00377FFA"/>
    <w:rsid w:val="0038149A"/>
    <w:rsid w:val="00382DB2"/>
    <w:rsid w:val="003845F1"/>
    <w:rsid w:val="0038579D"/>
    <w:rsid w:val="00386457"/>
    <w:rsid w:val="00387D70"/>
    <w:rsid w:val="00390EBB"/>
    <w:rsid w:val="00393318"/>
    <w:rsid w:val="00393C16"/>
    <w:rsid w:val="00394259"/>
    <w:rsid w:val="003961FD"/>
    <w:rsid w:val="00397D5D"/>
    <w:rsid w:val="003A25AA"/>
    <w:rsid w:val="003A3A06"/>
    <w:rsid w:val="003A4FBB"/>
    <w:rsid w:val="003A53AC"/>
    <w:rsid w:val="003A5FA7"/>
    <w:rsid w:val="003B0ABC"/>
    <w:rsid w:val="003B2423"/>
    <w:rsid w:val="003B2944"/>
    <w:rsid w:val="003B3FDC"/>
    <w:rsid w:val="003B42C7"/>
    <w:rsid w:val="003B6F69"/>
    <w:rsid w:val="003C009B"/>
    <w:rsid w:val="003C7B9B"/>
    <w:rsid w:val="003C7D36"/>
    <w:rsid w:val="003D54F5"/>
    <w:rsid w:val="003D58C5"/>
    <w:rsid w:val="003E05F0"/>
    <w:rsid w:val="003E3AB6"/>
    <w:rsid w:val="003E5FC0"/>
    <w:rsid w:val="003E67C6"/>
    <w:rsid w:val="003F09EE"/>
    <w:rsid w:val="003F21C3"/>
    <w:rsid w:val="003F26B2"/>
    <w:rsid w:val="003F4AB4"/>
    <w:rsid w:val="003F5180"/>
    <w:rsid w:val="003F59D1"/>
    <w:rsid w:val="003F7CEA"/>
    <w:rsid w:val="003F7DAA"/>
    <w:rsid w:val="004003A8"/>
    <w:rsid w:val="004006AE"/>
    <w:rsid w:val="004016F3"/>
    <w:rsid w:val="004072DA"/>
    <w:rsid w:val="004076C4"/>
    <w:rsid w:val="00410EBE"/>
    <w:rsid w:val="00415EDA"/>
    <w:rsid w:val="00417AE3"/>
    <w:rsid w:val="00417E1D"/>
    <w:rsid w:val="00421DAC"/>
    <w:rsid w:val="004226AF"/>
    <w:rsid w:val="00423D50"/>
    <w:rsid w:val="00427954"/>
    <w:rsid w:val="00427997"/>
    <w:rsid w:val="00427C9B"/>
    <w:rsid w:val="00430EA2"/>
    <w:rsid w:val="00433F12"/>
    <w:rsid w:val="00434BD5"/>
    <w:rsid w:val="00437B24"/>
    <w:rsid w:val="00437EAC"/>
    <w:rsid w:val="00441BF8"/>
    <w:rsid w:val="00442390"/>
    <w:rsid w:val="004437E0"/>
    <w:rsid w:val="00443BB4"/>
    <w:rsid w:val="00443DC4"/>
    <w:rsid w:val="0044433C"/>
    <w:rsid w:val="0045099E"/>
    <w:rsid w:val="004517E9"/>
    <w:rsid w:val="00452CE6"/>
    <w:rsid w:val="004542B6"/>
    <w:rsid w:val="0045438A"/>
    <w:rsid w:val="00460176"/>
    <w:rsid w:val="00460AE1"/>
    <w:rsid w:val="00461F18"/>
    <w:rsid w:val="00462E83"/>
    <w:rsid w:val="00462F78"/>
    <w:rsid w:val="00464A43"/>
    <w:rsid w:val="004664A8"/>
    <w:rsid w:val="00467120"/>
    <w:rsid w:val="00471E57"/>
    <w:rsid w:val="0047205F"/>
    <w:rsid w:val="00473185"/>
    <w:rsid w:val="00476BEC"/>
    <w:rsid w:val="00477EE3"/>
    <w:rsid w:val="00487160"/>
    <w:rsid w:val="00493B27"/>
    <w:rsid w:val="00496516"/>
    <w:rsid w:val="0049673C"/>
    <w:rsid w:val="00497323"/>
    <w:rsid w:val="00497E0E"/>
    <w:rsid w:val="004A27BC"/>
    <w:rsid w:val="004A2B3F"/>
    <w:rsid w:val="004A38D7"/>
    <w:rsid w:val="004A6B06"/>
    <w:rsid w:val="004A6FE1"/>
    <w:rsid w:val="004A7288"/>
    <w:rsid w:val="004B0488"/>
    <w:rsid w:val="004B2668"/>
    <w:rsid w:val="004B289A"/>
    <w:rsid w:val="004B4434"/>
    <w:rsid w:val="004B50E2"/>
    <w:rsid w:val="004C1738"/>
    <w:rsid w:val="004C228B"/>
    <w:rsid w:val="004C2F4F"/>
    <w:rsid w:val="004C352F"/>
    <w:rsid w:val="004C5097"/>
    <w:rsid w:val="004C6313"/>
    <w:rsid w:val="004D30BE"/>
    <w:rsid w:val="004D4D77"/>
    <w:rsid w:val="004D5940"/>
    <w:rsid w:val="004D678F"/>
    <w:rsid w:val="004D6DD1"/>
    <w:rsid w:val="004E0917"/>
    <w:rsid w:val="004E353D"/>
    <w:rsid w:val="004E45E5"/>
    <w:rsid w:val="004E4955"/>
    <w:rsid w:val="004E4E81"/>
    <w:rsid w:val="004E5792"/>
    <w:rsid w:val="004E58E1"/>
    <w:rsid w:val="004E7EC5"/>
    <w:rsid w:val="004F01B5"/>
    <w:rsid w:val="004F1E5D"/>
    <w:rsid w:val="004F58BC"/>
    <w:rsid w:val="004F6C09"/>
    <w:rsid w:val="004F76B7"/>
    <w:rsid w:val="005000B5"/>
    <w:rsid w:val="00501506"/>
    <w:rsid w:val="005023EC"/>
    <w:rsid w:val="00505366"/>
    <w:rsid w:val="005065F0"/>
    <w:rsid w:val="00510A38"/>
    <w:rsid w:val="00514516"/>
    <w:rsid w:val="00514A98"/>
    <w:rsid w:val="00515A95"/>
    <w:rsid w:val="00516268"/>
    <w:rsid w:val="005206DD"/>
    <w:rsid w:val="005231F1"/>
    <w:rsid w:val="00526CEF"/>
    <w:rsid w:val="00527B9F"/>
    <w:rsid w:val="00535141"/>
    <w:rsid w:val="005373AD"/>
    <w:rsid w:val="005375C6"/>
    <w:rsid w:val="00543159"/>
    <w:rsid w:val="00543EB4"/>
    <w:rsid w:val="005446DC"/>
    <w:rsid w:val="005464EE"/>
    <w:rsid w:val="005520DB"/>
    <w:rsid w:val="0055334C"/>
    <w:rsid w:val="00553B4E"/>
    <w:rsid w:val="00557050"/>
    <w:rsid w:val="00557676"/>
    <w:rsid w:val="00566636"/>
    <w:rsid w:val="005669CB"/>
    <w:rsid w:val="0056767B"/>
    <w:rsid w:val="005677C1"/>
    <w:rsid w:val="00572C86"/>
    <w:rsid w:val="00573414"/>
    <w:rsid w:val="00575B50"/>
    <w:rsid w:val="00576B2F"/>
    <w:rsid w:val="00576E65"/>
    <w:rsid w:val="00577988"/>
    <w:rsid w:val="0058217F"/>
    <w:rsid w:val="00586832"/>
    <w:rsid w:val="005871A5"/>
    <w:rsid w:val="00591772"/>
    <w:rsid w:val="005932C3"/>
    <w:rsid w:val="0059381E"/>
    <w:rsid w:val="005938AC"/>
    <w:rsid w:val="005946FA"/>
    <w:rsid w:val="00594C05"/>
    <w:rsid w:val="00596812"/>
    <w:rsid w:val="005A26B9"/>
    <w:rsid w:val="005A2D46"/>
    <w:rsid w:val="005A3BC1"/>
    <w:rsid w:val="005A54D2"/>
    <w:rsid w:val="005A5B2C"/>
    <w:rsid w:val="005A625E"/>
    <w:rsid w:val="005A657F"/>
    <w:rsid w:val="005A7BE5"/>
    <w:rsid w:val="005B147B"/>
    <w:rsid w:val="005B289B"/>
    <w:rsid w:val="005B2A37"/>
    <w:rsid w:val="005B4CF8"/>
    <w:rsid w:val="005B7B36"/>
    <w:rsid w:val="005C060C"/>
    <w:rsid w:val="005C1F71"/>
    <w:rsid w:val="005C3339"/>
    <w:rsid w:val="005C5C02"/>
    <w:rsid w:val="005C62AC"/>
    <w:rsid w:val="005C6BD4"/>
    <w:rsid w:val="005D0916"/>
    <w:rsid w:val="005D3096"/>
    <w:rsid w:val="005D4D22"/>
    <w:rsid w:val="005D4DE4"/>
    <w:rsid w:val="005D6363"/>
    <w:rsid w:val="005D6C8D"/>
    <w:rsid w:val="005E0C10"/>
    <w:rsid w:val="005E22BA"/>
    <w:rsid w:val="005E3CA5"/>
    <w:rsid w:val="005E3FFE"/>
    <w:rsid w:val="005E4590"/>
    <w:rsid w:val="005E6A16"/>
    <w:rsid w:val="005E6BEF"/>
    <w:rsid w:val="005F06CE"/>
    <w:rsid w:val="005F3486"/>
    <w:rsid w:val="005F4A25"/>
    <w:rsid w:val="005F6042"/>
    <w:rsid w:val="005F68B8"/>
    <w:rsid w:val="005F6ADA"/>
    <w:rsid w:val="005F73AF"/>
    <w:rsid w:val="005F7505"/>
    <w:rsid w:val="00600D1D"/>
    <w:rsid w:val="00601A10"/>
    <w:rsid w:val="006036C9"/>
    <w:rsid w:val="006065FB"/>
    <w:rsid w:val="00607866"/>
    <w:rsid w:val="00607FAC"/>
    <w:rsid w:val="006114C7"/>
    <w:rsid w:val="00611D78"/>
    <w:rsid w:val="00611F64"/>
    <w:rsid w:val="00614857"/>
    <w:rsid w:val="00617FA5"/>
    <w:rsid w:val="006201D1"/>
    <w:rsid w:val="00620AE1"/>
    <w:rsid w:val="00621020"/>
    <w:rsid w:val="00624A66"/>
    <w:rsid w:val="00624FD7"/>
    <w:rsid w:val="006312EA"/>
    <w:rsid w:val="00632B1B"/>
    <w:rsid w:val="00637E79"/>
    <w:rsid w:val="006401FC"/>
    <w:rsid w:val="006403FA"/>
    <w:rsid w:val="00641183"/>
    <w:rsid w:val="00642C23"/>
    <w:rsid w:val="00645617"/>
    <w:rsid w:val="0064580A"/>
    <w:rsid w:val="00645F84"/>
    <w:rsid w:val="00646E58"/>
    <w:rsid w:val="00647D22"/>
    <w:rsid w:val="0065147C"/>
    <w:rsid w:val="0065244B"/>
    <w:rsid w:val="00653540"/>
    <w:rsid w:val="00655562"/>
    <w:rsid w:val="00655B1A"/>
    <w:rsid w:val="006569DC"/>
    <w:rsid w:val="00656D1A"/>
    <w:rsid w:val="00661073"/>
    <w:rsid w:val="00664275"/>
    <w:rsid w:val="006642A7"/>
    <w:rsid w:val="006700DE"/>
    <w:rsid w:val="00670D50"/>
    <w:rsid w:val="006730EF"/>
    <w:rsid w:val="0067441E"/>
    <w:rsid w:val="006747E1"/>
    <w:rsid w:val="00674BF3"/>
    <w:rsid w:val="00675F4B"/>
    <w:rsid w:val="00676701"/>
    <w:rsid w:val="00677DF5"/>
    <w:rsid w:val="006822CE"/>
    <w:rsid w:val="00683F7D"/>
    <w:rsid w:val="00683FF2"/>
    <w:rsid w:val="00684ABF"/>
    <w:rsid w:val="00685783"/>
    <w:rsid w:val="00685AAD"/>
    <w:rsid w:val="006861CC"/>
    <w:rsid w:val="006870E3"/>
    <w:rsid w:val="00687129"/>
    <w:rsid w:val="00687491"/>
    <w:rsid w:val="00687C1E"/>
    <w:rsid w:val="00691333"/>
    <w:rsid w:val="00691A5C"/>
    <w:rsid w:val="00692519"/>
    <w:rsid w:val="006A202B"/>
    <w:rsid w:val="006A2EF9"/>
    <w:rsid w:val="006A3145"/>
    <w:rsid w:val="006A3BB3"/>
    <w:rsid w:val="006A5808"/>
    <w:rsid w:val="006A5B02"/>
    <w:rsid w:val="006A6024"/>
    <w:rsid w:val="006A67AD"/>
    <w:rsid w:val="006A7E4A"/>
    <w:rsid w:val="006B26B7"/>
    <w:rsid w:val="006B3D7D"/>
    <w:rsid w:val="006B4DC8"/>
    <w:rsid w:val="006B5F4A"/>
    <w:rsid w:val="006C0827"/>
    <w:rsid w:val="006C35BC"/>
    <w:rsid w:val="006C6B73"/>
    <w:rsid w:val="006C7B01"/>
    <w:rsid w:val="006C7B09"/>
    <w:rsid w:val="006D1862"/>
    <w:rsid w:val="006D1D22"/>
    <w:rsid w:val="006D2406"/>
    <w:rsid w:val="006D3CE7"/>
    <w:rsid w:val="006D4C76"/>
    <w:rsid w:val="006E1A30"/>
    <w:rsid w:val="006E3652"/>
    <w:rsid w:val="006E395D"/>
    <w:rsid w:val="006E4566"/>
    <w:rsid w:val="006E6C26"/>
    <w:rsid w:val="006E7524"/>
    <w:rsid w:val="00700642"/>
    <w:rsid w:val="00700C11"/>
    <w:rsid w:val="00704893"/>
    <w:rsid w:val="00705F18"/>
    <w:rsid w:val="00711CCA"/>
    <w:rsid w:val="00713070"/>
    <w:rsid w:val="00713977"/>
    <w:rsid w:val="0071723C"/>
    <w:rsid w:val="007207BB"/>
    <w:rsid w:val="0072316F"/>
    <w:rsid w:val="00724329"/>
    <w:rsid w:val="00725545"/>
    <w:rsid w:val="0072585A"/>
    <w:rsid w:val="007279C7"/>
    <w:rsid w:val="007318BF"/>
    <w:rsid w:val="00733412"/>
    <w:rsid w:val="007343E7"/>
    <w:rsid w:val="00735EA0"/>
    <w:rsid w:val="007360A8"/>
    <w:rsid w:val="007364C2"/>
    <w:rsid w:val="00737A4E"/>
    <w:rsid w:val="00740D0B"/>
    <w:rsid w:val="00743047"/>
    <w:rsid w:val="00743176"/>
    <w:rsid w:val="00744345"/>
    <w:rsid w:val="007449A8"/>
    <w:rsid w:val="00747F60"/>
    <w:rsid w:val="00751E31"/>
    <w:rsid w:val="00751E6B"/>
    <w:rsid w:val="00751F17"/>
    <w:rsid w:val="00753404"/>
    <w:rsid w:val="00754513"/>
    <w:rsid w:val="00755EBB"/>
    <w:rsid w:val="00756696"/>
    <w:rsid w:val="007572C0"/>
    <w:rsid w:val="007665CE"/>
    <w:rsid w:val="007672B3"/>
    <w:rsid w:val="00771B4D"/>
    <w:rsid w:val="0077211C"/>
    <w:rsid w:val="0077359D"/>
    <w:rsid w:val="007742FC"/>
    <w:rsid w:val="0077483A"/>
    <w:rsid w:val="00774AF5"/>
    <w:rsid w:val="00776CE9"/>
    <w:rsid w:val="00777D7A"/>
    <w:rsid w:val="00781530"/>
    <w:rsid w:val="00782566"/>
    <w:rsid w:val="00782FC3"/>
    <w:rsid w:val="00783AA8"/>
    <w:rsid w:val="00783C02"/>
    <w:rsid w:val="00785751"/>
    <w:rsid w:val="00786114"/>
    <w:rsid w:val="00791EE7"/>
    <w:rsid w:val="00793788"/>
    <w:rsid w:val="00794505"/>
    <w:rsid w:val="00794566"/>
    <w:rsid w:val="007A61A0"/>
    <w:rsid w:val="007A6713"/>
    <w:rsid w:val="007A7990"/>
    <w:rsid w:val="007A7BC6"/>
    <w:rsid w:val="007B0189"/>
    <w:rsid w:val="007B1CBC"/>
    <w:rsid w:val="007B204C"/>
    <w:rsid w:val="007B3BA2"/>
    <w:rsid w:val="007B3E66"/>
    <w:rsid w:val="007B53BA"/>
    <w:rsid w:val="007B6619"/>
    <w:rsid w:val="007C588E"/>
    <w:rsid w:val="007D1156"/>
    <w:rsid w:val="007D3391"/>
    <w:rsid w:val="007D3483"/>
    <w:rsid w:val="007D3D27"/>
    <w:rsid w:val="007D5899"/>
    <w:rsid w:val="007D5C18"/>
    <w:rsid w:val="007D734A"/>
    <w:rsid w:val="007D7E54"/>
    <w:rsid w:val="007D7FE7"/>
    <w:rsid w:val="007E01D3"/>
    <w:rsid w:val="007E02F2"/>
    <w:rsid w:val="007E1002"/>
    <w:rsid w:val="007E16C3"/>
    <w:rsid w:val="007E205F"/>
    <w:rsid w:val="007E228E"/>
    <w:rsid w:val="007E529F"/>
    <w:rsid w:val="007E53D1"/>
    <w:rsid w:val="007E695F"/>
    <w:rsid w:val="007F2B5F"/>
    <w:rsid w:val="007F3B47"/>
    <w:rsid w:val="007F3F17"/>
    <w:rsid w:val="007F4F7D"/>
    <w:rsid w:val="007F52FE"/>
    <w:rsid w:val="00801074"/>
    <w:rsid w:val="00801C47"/>
    <w:rsid w:val="00803824"/>
    <w:rsid w:val="00803F64"/>
    <w:rsid w:val="00804985"/>
    <w:rsid w:val="00804E26"/>
    <w:rsid w:val="00805654"/>
    <w:rsid w:val="008105D7"/>
    <w:rsid w:val="008113F5"/>
    <w:rsid w:val="008122CB"/>
    <w:rsid w:val="00812F35"/>
    <w:rsid w:val="008133A9"/>
    <w:rsid w:val="0081429B"/>
    <w:rsid w:val="00816471"/>
    <w:rsid w:val="00816792"/>
    <w:rsid w:val="0081784E"/>
    <w:rsid w:val="00820E8D"/>
    <w:rsid w:val="00824324"/>
    <w:rsid w:val="00824CEA"/>
    <w:rsid w:val="008265CD"/>
    <w:rsid w:val="00827519"/>
    <w:rsid w:val="008275D3"/>
    <w:rsid w:val="00830009"/>
    <w:rsid w:val="00831072"/>
    <w:rsid w:val="00833CCA"/>
    <w:rsid w:val="00834B64"/>
    <w:rsid w:val="00835CE5"/>
    <w:rsid w:val="008410E3"/>
    <w:rsid w:val="00841977"/>
    <w:rsid w:val="00842AF3"/>
    <w:rsid w:val="00842BEF"/>
    <w:rsid w:val="00843FC7"/>
    <w:rsid w:val="00844DF8"/>
    <w:rsid w:val="00846166"/>
    <w:rsid w:val="0084633D"/>
    <w:rsid w:val="008478D6"/>
    <w:rsid w:val="00847CFA"/>
    <w:rsid w:val="00852494"/>
    <w:rsid w:val="0085297C"/>
    <w:rsid w:val="00855BE9"/>
    <w:rsid w:val="00857358"/>
    <w:rsid w:val="008617C4"/>
    <w:rsid w:val="00862864"/>
    <w:rsid w:val="00862FE3"/>
    <w:rsid w:val="00864C75"/>
    <w:rsid w:val="00874F80"/>
    <w:rsid w:val="00875AE8"/>
    <w:rsid w:val="00877048"/>
    <w:rsid w:val="00885E86"/>
    <w:rsid w:val="00886379"/>
    <w:rsid w:val="008875AF"/>
    <w:rsid w:val="00887E05"/>
    <w:rsid w:val="00890A5A"/>
    <w:rsid w:val="0089120B"/>
    <w:rsid w:val="00891D85"/>
    <w:rsid w:val="008A046A"/>
    <w:rsid w:val="008A202A"/>
    <w:rsid w:val="008A2986"/>
    <w:rsid w:val="008A3184"/>
    <w:rsid w:val="008A3835"/>
    <w:rsid w:val="008A58FD"/>
    <w:rsid w:val="008A736E"/>
    <w:rsid w:val="008B04BC"/>
    <w:rsid w:val="008B3213"/>
    <w:rsid w:val="008B3490"/>
    <w:rsid w:val="008B4828"/>
    <w:rsid w:val="008B5226"/>
    <w:rsid w:val="008B7CB5"/>
    <w:rsid w:val="008C6671"/>
    <w:rsid w:val="008D0C8E"/>
    <w:rsid w:val="008D1DAD"/>
    <w:rsid w:val="008D3F8C"/>
    <w:rsid w:val="008D4856"/>
    <w:rsid w:val="008E1448"/>
    <w:rsid w:val="008E17D2"/>
    <w:rsid w:val="008E22DE"/>
    <w:rsid w:val="008F0559"/>
    <w:rsid w:val="008F0B8A"/>
    <w:rsid w:val="008F13D5"/>
    <w:rsid w:val="008F1560"/>
    <w:rsid w:val="008F1B0F"/>
    <w:rsid w:val="008F24EB"/>
    <w:rsid w:val="008F4026"/>
    <w:rsid w:val="008F7219"/>
    <w:rsid w:val="00902218"/>
    <w:rsid w:val="009040E6"/>
    <w:rsid w:val="00904BC0"/>
    <w:rsid w:val="00905701"/>
    <w:rsid w:val="00905F64"/>
    <w:rsid w:val="009119A4"/>
    <w:rsid w:val="0091240A"/>
    <w:rsid w:val="009125FC"/>
    <w:rsid w:val="00912CA5"/>
    <w:rsid w:val="00912D0C"/>
    <w:rsid w:val="009134B9"/>
    <w:rsid w:val="00913D89"/>
    <w:rsid w:val="00916199"/>
    <w:rsid w:val="009166F3"/>
    <w:rsid w:val="00916D01"/>
    <w:rsid w:val="009215B0"/>
    <w:rsid w:val="0092348D"/>
    <w:rsid w:val="00923950"/>
    <w:rsid w:val="009246E5"/>
    <w:rsid w:val="00924B02"/>
    <w:rsid w:val="0092593B"/>
    <w:rsid w:val="00926AD1"/>
    <w:rsid w:val="00927F50"/>
    <w:rsid w:val="0093036A"/>
    <w:rsid w:val="00930ADE"/>
    <w:rsid w:val="0093269E"/>
    <w:rsid w:val="00933212"/>
    <w:rsid w:val="009348C6"/>
    <w:rsid w:val="00934EAB"/>
    <w:rsid w:val="00937195"/>
    <w:rsid w:val="0094287A"/>
    <w:rsid w:val="00942B6A"/>
    <w:rsid w:val="00945DA0"/>
    <w:rsid w:val="0094622B"/>
    <w:rsid w:val="00947C4F"/>
    <w:rsid w:val="00951257"/>
    <w:rsid w:val="00952E58"/>
    <w:rsid w:val="009537AE"/>
    <w:rsid w:val="00953E2C"/>
    <w:rsid w:val="00954103"/>
    <w:rsid w:val="009557A2"/>
    <w:rsid w:val="00960ECE"/>
    <w:rsid w:val="009614CD"/>
    <w:rsid w:val="009615A6"/>
    <w:rsid w:val="0096197B"/>
    <w:rsid w:val="009626FF"/>
    <w:rsid w:val="009630E9"/>
    <w:rsid w:val="009638C4"/>
    <w:rsid w:val="009669E0"/>
    <w:rsid w:val="00970ACE"/>
    <w:rsid w:val="009734C2"/>
    <w:rsid w:val="0097424A"/>
    <w:rsid w:val="00974A21"/>
    <w:rsid w:val="009777F9"/>
    <w:rsid w:val="00977CA0"/>
    <w:rsid w:val="00980E35"/>
    <w:rsid w:val="00981D2C"/>
    <w:rsid w:val="009823D3"/>
    <w:rsid w:val="0098551C"/>
    <w:rsid w:val="0098658E"/>
    <w:rsid w:val="0099277C"/>
    <w:rsid w:val="00993426"/>
    <w:rsid w:val="009939B8"/>
    <w:rsid w:val="009943B8"/>
    <w:rsid w:val="0099530A"/>
    <w:rsid w:val="0099533C"/>
    <w:rsid w:val="0099551C"/>
    <w:rsid w:val="00996B75"/>
    <w:rsid w:val="00997D5A"/>
    <w:rsid w:val="00997F05"/>
    <w:rsid w:val="009A0955"/>
    <w:rsid w:val="009A11A2"/>
    <w:rsid w:val="009A14CA"/>
    <w:rsid w:val="009A3A55"/>
    <w:rsid w:val="009A427F"/>
    <w:rsid w:val="009A5C1F"/>
    <w:rsid w:val="009A6E29"/>
    <w:rsid w:val="009A7C38"/>
    <w:rsid w:val="009B732B"/>
    <w:rsid w:val="009B7EF5"/>
    <w:rsid w:val="009B7F5D"/>
    <w:rsid w:val="009C4A35"/>
    <w:rsid w:val="009C559E"/>
    <w:rsid w:val="009C6C75"/>
    <w:rsid w:val="009C72E9"/>
    <w:rsid w:val="009C786A"/>
    <w:rsid w:val="009C78FB"/>
    <w:rsid w:val="009D0FD2"/>
    <w:rsid w:val="009D1126"/>
    <w:rsid w:val="009D3C83"/>
    <w:rsid w:val="009D3FE8"/>
    <w:rsid w:val="009D4677"/>
    <w:rsid w:val="009D5A78"/>
    <w:rsid w:val="009E0B23"/>
    <w:rsid w:val="009E12EE"/>
    <w:rsid w:val="009E3836"/>
    <w:rsid w:val="009E5983"/>
    <w:rsid w:val="009F3923"/>
    <w:rsid w:val="009F44B7"/>
    <w:rsid w:val="009F4BA9"/>
    <w:rsid w:val="009F6CA9"/>
    <w:rsid w:val="00A00B83"/>
    <w:rsid w:val="00A0524E"/>
    <w:rsid w:val="00A07ECE"/>
    <w:rsid w:val="00A10E7A"/>
    <w:rsid w:val="00A11F00"/>
    <w:rsid w:val="00A1287F"/>
    <w:rsid w:val="00A12DCD"/>
    <w:rsid w:val="00A13FB9"/>
    <w:rsid w:val="00A150CC"/>
    <w:rsid w:val="00A21A1F"/>
    <w:rsid w:val="00A21BB0"/>
    <w:rsid w:val="00A21CBA"/>
    <w:rsid w:val="00A22A05"/>
    <w:rsid w:val="00A23CA3"/>
    <w:rsid w:val="00A27720"/>
    <w:rsid w:val="00A313E5"/>
    <w:rsid w:val="00A341FF"/>
    <w:rsid w:val="00A34FCF"/>
    <w:rsid w:val="00A35C10"/>
    <w:rsid w:val="00A42B31"/>
    <w:rsid w:val="00A42E88"/>
    <w:rsid w:val="00A50983"/>
    <w:rsid w:val="00A51538"/>
    <w:rsid w:val="00A5185F"/>
    <w:rsid w:val="00A5268B"/>
    <w:rsid w:val="00A532AE"/>
    <w:rsid w:val="00A53614"/>
    <w:rsid w:val="00A53D54"/>
    <w:rsid w:val="00A5549B"/>
    <w:rsid w:val="00A56DF7"/>
    <w:rsid w:val="00A57C37"/>
    <w:rsid w:val="00A61558"/>
    <w:rsid w:val="00A63AC2"/>
    <w:rsid w:val="00A652AD"/>
    <w:rsid w:val="00A656AB"/>
    <w:rsid w:val="00A658BD"/>
    <w:rsid w:val="00A65D7C"/>
    <w:rsid w:val="00A67BD9"/>
    <w:rsid w:val="00A67C62"/>
    <w:rsid w:val="00A713E8"/>
    <w:rsid w:val="00A71DEE"/>
    <w:rsid w:val="00A731A1"/>
    <w:rsid w:val="00A736E3"/>
    <w:rsid w:val="00A74510"/>
    <w:rsid w:val="00A74C5A"/>
    <w:rsid w:val="00A75E3C"/>
    <w:rsid w:val="00A76B55"/>
    <w:rsid w:val="00A80E27"/>
    <w:rsid w:val="00A8115C"/>
    <w:rsid w:val="00A8172A"/>
    <w:rsid w:val="00A85BD5"/>
    <w:rsid w:val="00A86A89"/>
    <w:rsid w:val="00A901F6"/>
    <w:rsid w:val="00A92524"/>
    <w:rsid w:val="00A94E7C"/>
    <w:rsid w:val="00A96B9E"/>
    <w:rsid w:val="00A97DA4"/>
    <w:rsid w:val="00AA034F"/>
    <w:rsid w:val="00AA60FC"/>
    <w:rsid w:val="00AB03E2"/>
    <w:rsid w:val="00AB0ECC"/>
    <w:rsid w:val="00AB2A16"/>
    <w:rsid w:val="00AC1537"/>
    <w:rsid w:val="00AC4E62"/>
    <w:rsid w:val="00AC6592"/>
    <w:rsid w:val="00AC710F"/>
    <w:rsid w:val="00AD41E4"/>
    <w:rsid w:val="00AD50AA"/>
    <w:rsid w:val="00AD5771"/>
    <w:rsid w:val="00AD58A1"/>
    <w:rsid w:val="00AD6637"/>
    <w:rsid w:val="00AD6A7C"/>
    <w:rsid w:val="00AE0E96"/>
    <w:rsid w:val="00AE16A0"/>
    <w:rsid w:val="00AE7041"/>
    <w:rsid w:val="00AF32C3"/>
    <w:rsid w:val="00AF408D"/>
    <w:rsid w:val="00AF451B"/>
    <w:rsid w:val="00AF64FF"/>
    <w:rsid w:val="00AF6E56"/>
    <w:rsid w:val="00AF78E6"/>
    <w:rsid w:val="00AF7EB8"/>
    <w:rsid w:val="00B00642"/>
    <w:rsid w:val="00B00CAD"/>
    <w:rsid w:val="00B00E61"/>
    <w:rsid w:val="00B03423"/>
    <w:rsid w:val="00B1006A"/>
    <w:rsid w:val="00B100E1"/>
    <w:rsid w:val="00B10819"/>
    <w:rsid w:val="00B1160D"/>
    <w:rsid w:val="00B14138"/>
    <w:rsid w:val="00B179CC"/>
    <w:rsid w:val="00B17FB9"/>
    <w:rsid w:val="00B21424"/>
    <w:rsid w:val="00B25D8B"/>
    <w:rsid w:val="00B27865"/>
    <w:rsid w:val="00B27B08"/>
    <w:rsid w:val="00B315AB"/>
    <w:rsid w:val="00B367E5"/>
    <w:rsid w:val="00B3785D"/>
    <w:rsid w:val="00B40184"/>
    <w:rsid w:val="00B40B85"/>
    <w:rsid w:val="00B40D83"/>
    <w:rsid w:val="00B41E00"/>
    <w:rsid w:val="00B42D29"/>
    <w:rsid w:val="00B455AF"/>
    <w:rsid w:val="00B45885"/>
    <w:rsid w:val="00B46E90"/>
    <w:rsid w:val="00B5218E"/>
    <w:rsid w:val="00B5242C"/>
    <w:rsid w:val="00B5403F"/>
    <w:rsid w:val="00B5418A"/>
    <w:rsid w:val="00B54DA2"/>
    <w:rsid w:val="00B55984"/>
    <w:rsid w:val="00B60187"/>
    <w:rsid w:val="00B64879"/>
    <w:rsid w:val="00B64C5B"/>
    <w:rsid w:val="00B652E1"/>
    <w:rsid w:val="00B65B35"/>
    <w:rsid w:val="00B65C09"/>
    <w:rsid w:val="00B66A37"/>
    <w:rsid w:val="00B6783D"/>
    <w:rsid w:val="00B6790D"/>
    <w:rsid w:val="00B679ED"/>
    <w:rsid w:val="00B7005B"/>
    <w:rsid w:val="00B74BF3"/>
    <w:rsid w:val="00B7614B"/>
    <w:rsid w:val="00B81AE3"/>
    <w:rsid w:val="00B83093"/>
    <w:rsid w:val="00B86860"/>
    <w:rsid w:val="00B91E1F"/>
    <w:rsid w:val="00B95151"/>
    <w:rsid w:val="00B95282"/>
    <w:rsid w:val="00B95E26"/>
    <w:rsid w:val="00B96F68"/>
    <w:rsid w:val="00B971FE"/>
    <w:rsid w:val="00BA21CF"/>
    <w:rsid w:val="00BA3698"/>
    <w:rsid w:val="00BA618B"/>
    <w:rsid w:val="00BB0CD7"/>
    <w:rsid w:val="00BB158F"/>
    <w:rsid w:val="00BB565A"/>
    <w:rsid w:val="00BB6400"/>
    <w:rsid w:val="00BB69FE"/>
    <w:rsid w:val="00BC112E"/>
    <w:rsid w:val="00BC3FE5"/>
    <w:rsid w:val="00BC71A3"/>
    <w:rsid w:val="00BC732E"/>
    <w:rsid w:val="00BD03FC"/>
    <w:rsid w:val="00BD07C9"/>
    <w:rsid w:val="00BD0A0E"/>
    <w:rsid w:val="00BD1401"/>
    <w:rsid w:val="00BD1958"/>
    <w:rsid w:val="00BD304F"/>
    <w:rsid w:val="00BD41CE"/>
    <w:rsid w:val="00BD45BE"/>
    <w:rsid w:val="00BD4EC4"/>
    <w:rsid w:val="00BD4F0E"/>
    <w:rsid w:val="00BE04CA"/>
    <w:rsid w:val="00BE1217"/>
    <w:rsid w:val="00BE2337"/>
    <w:rsid w:val="00BE2FB6"/>
    <w:rsid w:val="00BF021D"/>
    <w:rsid w:val="00BF11D9"/>
    <w:rsid w:val="00BF13FD"/>
    <w:rsid w:val="00BF324A"/>
    <w:rsid w:val="00BF58CC"/>
    <w:rsid w:val="00C008DE"/>
    <w:rsid w:val="00C01324"/>
    <w:rsid w:val="00C017BF"/>
    <w:rsid w:val="00C01C4C"/>
    <w:rsid w:val="00C01C94"/>
    <w:rsid w:val="00C02A3D"/>
    <w:rsid w:val="00C0398B"/>
    <w:rsid w:val="00C04348"/>
    <w:rsid w:val="00C04C28"/>
    <w:rsid w:val="00C05323"/>
    <w:rsid w:val="00C05AB3"/>
    <w:rsid w:val="00C06D5D"/>
    <w:rsid w:val="00C10537"/>
    <w:rsid w:val="00C11BDE"/>
    <w:rsid w:val="00C12035"/>
    <w:rsid w:val="00C127BB"/>
    <w:rsid w:val="00C129F4"/>
    <w:rsid w:val="00C1308D"/>
    <w:rsid w:val="00C166A9"/>
    <w:rsid w:val="00C2169C"/>
    <w:rsid w:val="00C246FE"/>
    <w:rsid w:val="00C24A90"/>
    <w:rsid w:val="00C2527C"/>
    <w:rsid w:val="00C260CD"/>
    <w:rsid w:val="00C274D0"/>
    <w:rsid w:val="00C31385"/>
    <w:rsid w:val="00C324D3"/>
    <w:rsid w:val="00C33F28"/>
    <w:rsid w:val="00C3441A"/>
    <w:rsid w:val="00C34AC1"/>
    <w:rsid w:val="00C34DAF"/>
    <w:rsid w:val="00C41321"/>
    <w:rsid w:val="00C41581"/>
    <w:rsid w:val="00C436C7"/>
    <w:rsid w:val="00C4393A"/>
    <w:rsid w:val="00C4437E"/>
    <w:rsid w:val="00C45A67"/>
    <w:rsid w:val="00C461EB"/>
    <w:rsid w:val="00C47565"/>
    <w:rsid w:val="00C50FB9"/>
    <w:rsid w:val="00C60126"/>
    <w:rsid w:val="00C60259"/>
    <w:rsid w:val="00C603A4"/>
    <w:rsid w:val="00C61333"/>
    <w:rsid w:val="00C6147E"/>
    <w:rsid w:val="00C627FD"/>
    <w:rsid w:val="00C62C86"/>
    <w:rsid w:val="00C6563B"/>
    <w:rsid w:val="00C66EBF"/>
    <w:rsid w:val="00C714CB"/>
    <w:rsid w:val="00C726ED"/>
    <w:rsid w:val="00C75108"/>
    <w:rsid w:val="00C75446"/>
    <w:rsid w:val="00C77ED7"/>
    <w:rsid w:val="00C80290"/>
    <w:rsid w:val="00C80564"/>
    <w:rsid w:val="00C80AEE"/>
    <w:rsid w:val="00C83F3F"/>
    <w:rsid w:val="00C859A7"/>
    <w:rsid w:val="00C87690"/>
    <w:rsid w:val="00C900AB"/>
    <w:rsid w:val="00C917B4"/>
    <w:rsid w:val="00C9180C"/>
    <w:rsid w:val="00C94934"/>
    <w:rsid w:val="00C9527F"/>
    <w:rsid w:val="00C95AD3"/>
    <w:rsid w:val="00C9645C"/>
    <w:rsid w:val="00C979E8"/>
    <w:rsid w:val="00CA0834"/>
    <w:rsid w:val="00CA13BF"/>
    <w:rsid w:val="00CA7793"/>
    <w:rsid w:val="00CB003B"/>
    <w:rsid w:val="00CB17FE"/>
    <w:rsid w:val="00CB3BB7"/>
    <w:rsid w:val="00CB43E2"/>
    <w:rsid w:val="00CB7053"/>
    <w:rsid w:val="00CB79C6"/>
    <w:rsid w:val="00CC2F54"/>
    <w:rsid w:val="00CC3139"/>
    <w:rsid w:val="00CC36EB"/>
    <w:rsid w:val="00CC5FE4"/>
    <w:rsid w:val="00CD25A1"/>
    <w:rsid w:val="00CD3FB0"/>
    <w:rsid w:val="00CD59DB"/>
    <w:rsid w:val="00CD5A92"/>
    <w:rsid w:val="00CD5DD6"/>
    <w:rsid w:val="00CD6007"/>
    <w:rsid w:val="00CD74F0"/>
    <w:rsid w:val="00CD7825"/>
    <w:rsid w:val="00CD7E6B"/>
    <w:rsid w:val="00CE0AB4"/>
    <w:rsid w:val="00CE0B35"/>
    <w:rsid w:val="00CE1F1F"/>
    <w:rsid w:val="00CE3331"/>
    <w:rsid w:val="00CE552D"/>
    <w:rsid w:val="00CE5C1A"/>
    <w:rsid w:val="00CE678A"/>
    <w:rsid w:val="00CE6898"/>
    <w:rsid w:val="00CF182E"/>
    <w:rsid w:val="00CF2DEE"/>
    <w:rsid w:val="00CF36FE"/>
    <w:rsid w:val="00CF5585"/>
    <w:rsid w:val="00CF5611"/>
    <w:rsid w:val="00CF5D94"/>
    <w:rsid w:val="00CF7DD1"/>
    <w:rsid w:val="00D0143A"/>
    <w:rsid w:val="00D04153"/>
    <w:rsid w:val="00D05426"/>
    <w:rsid w:val="00D060D2"/>
    <w:rsid w:val="00D06B20"/>
    <w:rsid w:val="00D10C6C"/>
    <w:rsid w:val="00D121AB"/>
    <w:rsid w:val="00D15054"/>
    <w:rsid w:val="00D15C21"/>
    <w:rsid w:val="00D16FD3"/>
    <w:rsid w:val="00D20937"/>
    <w:rsid w:val="00D22A6F"/>
    <w:rsid w:val="00D240AA"/>
    <w:rsid w:val="00D242D0"/>
    <w:rsid w:val="00D2545D"/>
    <w:rsid w:val="00D311C2"/>
    <w:rsid w:val="00D33C0B"/>
    <w:rsid w:val="00D34730"/>
    <w:rsid w:val="00D359BE"/>
    <w:rsid w:val="00D35CD0"/>
    <w:rsid w:val="00D366BD"/>
    <w:rsid w:val="00D37928"/>
    <w:rsid w:val="00D41676"/>
    <w:rsid w:val="00D4447E"/>
    <w:rsid w:val="00D447D3"/>
    <w:rsid w:val="00D46557"/>
    <w:rsid w:val="00D46F46"/>
    <w:rsid w:val="00D47733"/>
    <w:rsid w:val="00D512A2"/>
    <w:rsid w:val="00D52098"/>
    <w:rsid w:val="00D52682"/>
    <w:rsid w:val="00D53941"/>
    <w:rsid w:val="00D54793"/>
    <w:rsid w:val="00D54B32"/>
    <w:rsid w:val="00D56F9E"/>
    <w:rsid w:val="00D604E4"/>
    <w:rsid w:val="00D60ABF"/>
    <w:rsid w:val="00D614E8"/>
    <w:rsid w:val="00D637C7"/>
    <w:rsid w:val="00D63D16"/>
    <w:rsid w:val="00D63E63"/>
    <w:rsid w:val="00D6437A"/>
    <w:rsid w:val="00D64826"/>
    <w:rsid w:val="00D659D0"/>
    <w:rsid w:val="00D6798A"/>
    <w:rsid w:val="00D67A5F"/>
    <w:rsid w:val="00D729B2"/>
    <w:rsid w:val="00D72ED6"/>
    <w:rsid w:val="00D74187"/>
    <w:rsid w:val="00D74EAD"/>
    <w:rsid w:val="00D75A0A"/>
    <w:rsid w:val="00D7621F"/>
    <w:rsid w:val="00D76F6B"/>
    <w:rsid w:val="00D8417F"/>
    <w:rsid w:val="00D86B37"/>
    <w:rsid w:val="00D90982"/>
    <w:rsid w:val="00D93AC0"/>
    <w:rsid w:val="00DA0F0B"/>
    <w:rsid w:val="00DA14E2"/>
    <w:rsid w:val="00DA4468"/>
    <w:rsid w:val="00DA6CAA"/>
    <w:rsid w:val="00DA76D1"/>
    <w:rsid w:val="00DB24E5"/>
    <w:rsid w:val="00DC1B77"/>
    <w:rsid w:val="00DC1E60"/>
    <w:rsid w:val="00DC2D2A"/>
    <w:rsid w:val="00DC39C1"/>
    <w:rsid w:val="00DC456F"/>
    <w:rsid w:val="00DC4E1F"/>
    <w:rsid w:val="00DC70E7"/>
    <w:rsid w:val="00DD161D"/>
    <w:rsid w:val="00DD2813"/>
    <w:rsid w:val="00DD3058"/>
    <w:rsid w:val="00DD3FF5"/>
    <w:rsid w:val="00DD421F"/>
    <w:rsid w:val="00DE05C9"/>
    <w:rsid w:val="00DE1084"/>
    <w:rsid w:val="00DE2B39"/>
    <w:rsid w:val="00DE2CD9"/>
    <w:rsid w:val="00DE2E07"/>
    <w:rsid w:val="00DE319F"/>
    <w:rsid w:val="00DE3F61"/>
    <w:rsid w:val="00DE7E05"/>
    <w:rsid w:val="00DF2711"/>
    <w:rsid w:val="00DF34EF"/>
    <w:rsid w:val="00DF51B6"/>
    <w:rsid w:val="00E0134B"/>
    <w:rsid w:val="00E02FBD"/>
    <w:rsid w:val="00E030E6"/>
    <w:rsid w:val="00E056C3"/>
    <w:rsid w:val="00E0623B"/>
    <w:rsid w:val="00E0719F"/>
    <w:rsid w:val="00E12E7C"/>
    <w:rsid w:val="00E130DF"/>
    <w:rsid w:val="00E13A95"/>
    <w:rsid w:val="00E15EFC"/>
    <w:rsid w:val="00E162CB"/>
    <w:rsid w:val="00E20263"/>
    <w:rsid w:val="00E209A4"/>
    <w:rsid w:val="00E225D5"/>
    <w:rsid w:val="00E22C10"/>
    <w:rsid w:val="00E24AC7"/>
    <w:rsid w:val="00E258D8"/>
    <w:rsid w:val="00E2637F"/>
    <w:rsid w:val="00E2666D"/>
    <w:rsid w:val="00E26AB9"/>
    <w:rsid w:val="00E323B5"/>
    <w:rsid w:val="00E40A58"/>
    <w:rsid w:val="00E42833"/>
    <w:rsid w:val="00E454CC"/>
    <w:rsid w:val="00E45969"/>
    <w:rsid w:val="00E460FA"/>
    <w:rsid w:val="00E4622F"/>
    <w:rsid w:val="00E508C1"/>
    <w:rsid w:val="00E50960"/>
    <w:rsid w:val="00E557C3"/>
    <w:rsid w:val="00E56B5E"/>
    <w:rsid w:val="00E5702A"/>
    <w:rsid w:val="00E6053A"/>
    <w:rsid w:val="00E61566"/>
    <w:rsid w:val="00E6265C"/>
    <w:rsid w:val="00E65E85"/>
    <w:rsid w:val="00E669E5"/>
    <w:rsid w:val="00E66AF6"/>
    <w:rsid w:val="00E7346D"/>
    <w:rsid w:val="00E7543E"/>
    <w:rsid w:val="00E75C44"/>
    <w:rsid w:val="00E77049"/>
    <w:rsid w:val="00E83753"/>
    <w:rsid w:val="00E859B9"/>
    <w:rsid w:val="00E866EE"/>
    <w:rsid w:val="00E877BC"/>
    <w:rsid w:val="00E908B5"/>
    <w:rsid w:val="00E93C28"/>
    <w:rsid w:val="00E95067"/>
    <w:rsid w:val="00E955C5"/>
    <w:rsid w:val="00E95F14"/>
    <w:rsid w:val="00E9711B"/>
    <w:rsid w:val="00EA0247"/>
    <w:rsid w:val="00EA0866"/>
    <w:rsid w:val="00EA2DA9"/>
    <w:rsid w:val="00EA61A8"/>
    <w:rsid w:val="00EA6E55"/>
    <w:rsid w:val="00EB204E"/>
    <w:rsid w:val="00EB50A2"/>
    <w:rsid w:val="00EB584E"/>
    <w:rsid w:val="00EB5F47"/>
    <w:rsid w:val="00EC0F70"/>
    <w:rsid w:val="00EC11EB"/>
    <w:rsid w:val="00EC161B"/>
    <w:rsid w:val="00EC1FB0"/>
    <w:rsid w:val="00EC320C"/>
    <w:rsid w:val="00EC65A7"/>
    <w:rsid w:val="00EC6C79"/>
    <w:rsid w:val="00ED0A0E"/>
    <w:rsid w:val="00ED2B68"/>
    <w:rsid w:val="00ED3020"/>
    <w:rsid w:val="00ED4953"/>
    <w:rsid w:val="00ED5A03"/>
    <w:rsid w:val="00ED6264"/>
    <w:rsid w:val="00ED6657"/>
    <w:rsid w:val="00ED74C0"/>
    <w:rsid w:val="00EE02F9"/>
    <w:rsid w:val="00EE0AC4"/>
    <w:rsid w:val="00EE146D"/>
    <w:rsid w:val="00EE24CD"/>
    <w:rsid w:val="00EE2F48"/>
    <w:rsid w:val="00EF1191"/>
    <w:rsid w:val="00EF282A"/>
    <w:rsid w:val="00EF381D"/>
    <w:rsid w:val="00EF577F"/>
    <w:rsid w:val="00F0378D"/>
    <w:rsid w:val="00F044BE"/>
    <w:rsid w:val="00F05366"/>
    <w:rsid w:val="00F053BC"/>
    <w:rsid w:val="00F07CC6"/>
    <w:rsid w:val="00F11A80"/>
    <w:rsid w:val="00F11F8D"/>
    <w:rsid w:val="00F12032"/>
    <w:rsid w:val="00F21459"/>
    <w:rsid w:val="00F258DF"/>
    <w:rsid w:val="00F27991"/>
    <w:rsid w:val="00F27B3B"/>
    <w:rsid w:val="00F30145"/>
    <w:rsid w:val="00F345DA"/>
    <w:rsid w:val="00F3533E"/>
    <w:rsid w:val="00F403BC"/>
    <w:rsid w:val="00F42BBE"/>
    <w:rsid w:val="00F42D3E"/>
    <w:rsid w:val="00F463C8"/>
    <w:rsid w:val="00F50415"/>
    <w:rsid w:val="00F50B20"/>
    <w:rsid w:val="00F52E86"/>
    <w:rsid w:val="00F564D0"/>
    <w:rsid w:val="00F56F81"/>
    <w:rsid w:val="00F57F09"/>
    <w:rsid w:val="00F57FBA"/>
    <w:rsid w:val="00F71E05"/>
    <w:rsid w:val="00F7333C"/>
    <w:rsid w:val="00F73FEC"/>
    <w:rsid w:val="00F75A92"/>
    <w:rsid w:val="00F76183"/>
    <w:rsid w:val="00F77762"/>
    <w:rsid w:val="00F81925"/>
    <w:rsid w:val="00F81D2C"/>
    <w:rsid w:val="00F854FF"/>
    <w:rsid w:val="00F85A1E"/>
    <w:rsid w:val="00F91908"/>
    <w:rsid w:val="00F93BC7"/>
    <w:rsid w:val="00F97149"/>
    <w:rsid w:val="00FA68F2"/>
    <w:rsid w:val="00FA75E8"/>
    <w:rsid w:val="00FB4F28"/>
    <w:rsid w:val="00FB6438"/>
    <w:rsid w:val="00FB698D"/>
    <w:rsid w:val="00FB7FFE"/>
    <w:rsid w:val="00FC08A7"/>
    <w:rsid w:val="00FC15E2"/>
    <w:rsid w:val="00FC5BE6"/>
    <w:rsid w:val="00FD0B80"/>
    <w:rsid w:val="00FD2AFA"/>
    <w:rsid w:val="00FD524A"/>
    <w:rsid w:val="00FD5B34"/>
    <w:rsid w:val="00FE074D"/>
    <w:rsid w:val="00FE0D20"/>
    <w:rsid w:val="00FE1C58"/>
    <w:rsid w:val="00FE2871"/>
    <w:rsid w:val="00FF24C3"/>
    <w:rsid w:val="00FF28B8"/>
    <w:rsid w:val="00FF67B2"/>
    <w:rsid w:val="00FF7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9115266"/>
  <w15:docId w15:val="{148441C5-0A0B-41C1-8270-2F66507ED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theme="majorBidi"/>
        <w:kern w:val="2"/>
        <w:sz w:val="22"/>
        <w:szCs w:val="22"/>
        <w:lang w:val="en-US" w:eastAsia="ja-JP" w:bidi="ar-SA"/>
        <w14:ligatures w14:val="standard"/>
      </w:rPr>
    </w:rPrDefault>
    <w:pPrDefault>
      <w:pPr>
        <w:spacing w:line="25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6B06"/>
  </w:style>
  <w:style w:type="paragraph" w:styleId="Heading1">
    <w:name w:val="heading 1"/>
    <w:basedOn w:val="Normal"/>
    <w:next w:val="Normal"/>
    <w:link w:val="Heading1Char"/>
    <w:uiPriority w:val="9"/>
    <w:qFormat/>
    <w:rsid w:val="000140E4"/>
    <w:pPr>
      <w:keepNext/>
      <w:keepLines/>
      <w:spacing w:before="240" w:line="360" w:lineRule="auto"/>
      <w:outlineLvl w:val="0"/>
    </w:pPr>
    <w:rPr>
      <w:rFonts w:eastAsiaTheme="majorEastAsia"/>
      <w:b/>
      <w:color w:val="808080" w:themeColor="background1" w:themeShade="80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40E4"/>
    <w:pPr>
      <w:keepNext/>
      <w:keepLines/>
      <w:spacing w:before="40" w:line="360" w:lineRule="auto"/>
      <w:outlineLvl w:val="1"/>
    </w:pPr>
    <w:rPr>
      <w:rFonts w:eastAsiaTheme="majorEastAsia"/>
      <w:b/>
      <w:color w:val="808080" w:themeColor="background1" w:themeShade="8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C35BC"/>
    <w:pPr>
      <w:keepNext/>
      <w:keepLines/>
      <w:spacing w:before="200" w:line="360" w:lineRule="auto"/>
      <w:outlineLvl w:val="2"/>
    </w:pPr>
    <w:rPr>
      <w:rFonts w:eastAsiaTheme="majorEastAsia"/>
      <w:b/>
      <w:bCs/>
      <w:color w:val="808080" w:themeColor="background1" w:themeShade="80"/>
      <w:sz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53AC"/>
    <w:pPr>
      <w:keepNext/>
      <w:keepLines/>
      <w:spacing w:before="200"/>
      <w:outlineLvl w:val="6"/>
    </w:pPr>
    <w:rPr>
      <w:rFonts w:asciiTheme="majorHAnsi" w:eastAsiaTheme="majorEastAsia" w:hAnsiTheme="majorHAns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Space">
    <w:name w:val="Table Space"/>
    <w:basedOn w:val="Normal"/>
    <w:uiPriority w:val="99"/>
    <w:semiHidden/>
    <w:pPr>
      <w:spacing w:line="120" w:lineRule="exact"/>
    </w:pPr>
    <w:rPr>
      <w:sz w:val="12"/>
      <w:szCs w:val="12"/>
    </w:rPr>
  </w:style>
  <w:style w:type="paragraph" w:styleId="Title">
    <w:name w:val="Title"/>
    <w:basedOn w:val="Normal"/>
    <w:next w:val="Normal"/>
    <w:link w:val="TitleChar"/>
    <w:uiPriority w:val="1"/>
    <w:qFormat/>
    <w:pPr>
      <w:spacing w:line="192" w:lineRule="auto"/>
      <w:ind w:left="-72"/>
      <w:contextualSpacing/>
    </w:pPr>
    <w:rPr>
      <w:rFonts w:asciiTheme="majorHAnsi" w:eastAsiaTheme="majorEastAsia" w:hAnsiTheme="majorHAnsi"/>
      <w:kern w:val="28"/>
      <w:sz w:val="180"/>
      <w:szCs w:val="180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180"/>
      <w:szCs w:val="180"/>
    </w:rPr>
  </w:style>
  <w:style w:type="character" w:styleId="Strong">
    <w:name w:val="Strong"/>
    <w:basedOn w:val="DefaultParagraphFont"/>
    <w:uiPriority w:val="22"/>
    <w:qFormat/>
    <w:rPr>
      <w:b w:val="0"/>
      <w:bCs w:val="0"/>
      <w:color w:val="EA0000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0140E4"/>
    <w:rPr>
      <w:rFonts w:ascii="Calibri" w:eastAsiaTheme="majorEastAsia" w:hAnsi="Calibri" w:cstheme="majorBidi"/>
      <w:b/>
      <w:color w:val="808080" w:themeColor="background1" w:themeShade="80"/>
      <w:sz w:val="40"/>
      <w:szCs w:val="32"/>
    </w:rPr>
  </w:style>
  <w:style w:type="paragraph" w:customStyle="1" w:styleId="EventHeading">
    <w:name w:val="Event Heading"/>
    <w:basedOn w:val="Normal"/>
    <w:uiPriority w:val="1"/>
    <w:qFormat/>
    <w:pPr>
      <w:spacing w:before="540" w:line="216" w:lineRule="auto"/>
    </w:pPr>
    <w:rPr>
      <w:rFonts w:asciiTheme="majorHAnsi" w:eastAsiaTheme="majorEastAsia" w:hAnsiTheme="majorHAnsi"/>
      <w:color w:val="EA0000" w:themeColor="accent1"/>
      <w:sz w:val="48"/>
      <w:szCs w:val="48"/>
    </w:rPr>
  </w:style>
  <w:style w:type="paragraph" w:customStyle="1" w:styleId="EventInfo">
    <w:name w:val="Event Info"/>
    <w:basedOn w:val="Normal"/>
    <w:uiPriority w:val="1"/>
    <w:qFormat/>
    <w:pPr>
      <w:spacing w:before="40" w:line="211" w:lineRule="auto"/>
      <w:contextualSpacing/>
    </w:pPr>
    <w:rPr>
      <w:sz w:val="76"/>
      <w:szCs w:val="76"/>
    </w:rPr>
  </w:style>
  <w:style w:type="paragraph" w:customStyle="1" w:styleId="Address">
    <w:name w:val="Address"/>
    <w:basedOn w:val="Normal"/>
    <w:uiPriority w:val="1"/>
    <w:qFormat/>
    <w:pPr>
      <w:spacing w:after="600" w:line="240" w:lineRule="auto"/>
    </w:pPr>
    <w:rPr>
      <w:color w:val="EA0000" w:themeColor="accent1"/>
    </w:rPr>
  </w:style>
  <w:style w:type="paragraph" w:styleId="BlockText">
    <w:name w:val="Block Text"/>
    <w:basedOn w:val="Normal"/>
    <w:uiPriority w:val="1"/>
    <w:unhideWhenUsed/>
    <w:qFormat/>
    <w:pPr>
      <w:spacing w:line="276" w:lineRule="auto"/>
    </w:pPr>
  </w:style>
  <w:style w:type="paragraph" w:customStyle="1" w:styleId="EventSubhead">
    <w:name w:val="Event Subhead"/>
    <w:basedOn w:val="Normal"/>
    <w:uiPriority w:val="1"/>
    <w:qFormat/>
    <w:pPr>
      <w:spacing w:line="216" w:lineRule="auto"/>
    </w:pPr>
    <w:rPr>
      <w:rFonts w:asciiTheme="majorHAnsi" w:eastAsiaTheme="majorEastAsia" w:hAnsiTheme="majorHAnsi"/>
      <w:sz w:val="48"/>
      <w:szCs w:val="48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333333" w:themeColor="text2"/>
      <w:u w:val="none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0140E4"/>
    <w:rPr>
      <w:rFonts w:ascii="Calibri" w:eastAsiaTheme="majorEastAsia" w:hAnsi="Calibri" w:cstheme="majorBidi"/>
      <w:b/>
      <w:color w:val="808080" w:themeColor="background1" w:themeShade="80"/>
      <w:sz w:val="32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16F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6FC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"/>
    <w:qFormat/>
    <w:rsid w:val="00442390"/>
    <w:pPr>
      <w:spacing w:before="120" w:line="240" w:lineRule="auto"/>
      <w:ind w:left="72" w:right="72"/>
    </w:pPr>
    <w:rPr>
      <w:rFonts w:eastAsiaTheme="majorEastAsia"/>
      <w:caps/>
      <w:kern w:val="22"/>
      <w:lang w:val="es-MX"/>
    </w:rPr>
  </w:style>
  <w:style w:type="character" w:customStyle="1" w:styleId="SubtitleChar">
    <w:name w:val="Subtitle Char"/>
    <w:basedOn w:val="DefaultParagraphFont"/>
    <w:link w:val="Subtitle"/>
    <w:uiPriority w:val="1"/>
    <w:rsid w:val="00442390"/>
    <w:rPr>
      <w:rFonts w:eastAsiaTheme="majorEastAsia"/>
      <w:caps/>
      <w:kern w:val="22"/>
      <w:lang w:val="es-MX"/>
    </w:rPr>
  </w:style>
  <w:style w:type="paragraph" w:customStyle="1" w:styleId="Contactinfo">
    <w:name w:val="Contact info"/>
    <w:basedOn w:val="Normal"/>
    <w:uiPriority w:val="1"/>
    <w:qFormat/>
    <w:rsid w:val="00F93BC7"/>
    <w:pPr>
      <w:spacing w:before="120" w:line="240" w:lineRule="auto"/>
      <w:ind w:left="72" w:right="72"/>
      <w:jc w:val="right"/>
    </w:pPr>
    <w:rPr>
      <w:caps/>
      <w:kern w:val="22"/>
      <w:lang w:val="es-MX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53A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0536EC"/>
    <w:rPr>
      <w:color w:val="8CC54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737A4E"/>
    <w:pPr>
      <w:pageBreakBefore/>
      <w:spacing w:before="120" w:after="40" w:line="240" w:lineRule="auto"/>
      <w:ind w:left="72" w:right="72"/>
      <w:outlineLvl w:val="9"/>
    </w:pPr>
    <w:rPr>
      <w:rFonts w:asciiTheme="majorHAnsi" w:hAnsiTheme="majorHAnsi"/>
      <w:caps/>
      <w:kern w:val="22"/>
      <w:sz w:val="28"/>
      <w:szCs w:val="28"/>
      <w:lang w:val="es-MX"/>
    </w:rPr>
  </w:style>
  <w:style w:type="paragraph" w:customStyle="1" w:styleId="Style1">
    <w:name w:val="Style1"/>
    <w:basedOn w:val="Heading1"/>
    <w:next w:val="Heading1"/>
    <w:link w:val="Style1Char"/>
    <w:qFormat/>
    <w:rsid w:val="0056767B"/>
    <w:pPr>
      <w:spacing w:before="120" w:after="40"/>
      <w:ind w:left="72" w:right="72"/>
    </w:pPr>
    <w:rPr>
      <w:caps/>
      <w:kern w:val="22"/>
      <w:lang w:val="es-MX"/>
    </w:rPr>
  </w:style>
  <w:style w:type="paragraph" w:styleId="TOC1">
    <w:name w:val="toc 1"/>
    <w:basedOn w:val="Normal"/>
    <w:next w:val="Normal"/>
    <w:autoRedefine/>
    <w:uiPriority w:val="39"/>
    <w:unhideWhenUsed/>
    <w:rsid w:val="000B00A2"/>
    <w:pPr>
      <w:tabs>
        <w:tab w:val="right" w:leader="dot" w:pos="9350"/>
      </w:tabs>
      <w:spacing w:before="120" w:after="100" w:line="240" w:lineRule="auto"/>
      <w:ind w:right="72"/>
    </w:pPr>
    <w:rPr>
      <w:kern w:val="22"/>
      <w:lang w:val="es-MX"/>
    </w:rPr>
  </w:style>
  <w:style w:type="character" w:customStyle="1" w:styleId="Style1Char">
    <w:name w:val="Style1 Char"/>
    <w:basedOn w:val="Heading1Char"/>
    <w:link w:val="Style1"/>
    <w:rsid w:val="0056767B"/>
    <w:rPr>
      <w:rFonts w:ascii="Calibri" w:eastAsiaTheme="majorEastAsia" w:hAnsi="Calibri" w:cstheme="majorBidi"/>
      <w:b/>
      <w:caps/>
      <w:color w:val="808080" w:themeColor="background1" w:themeShade="80"/>
      <w:kern w:val="22"/>
      <w:sz w:val="40"/>
      <w:szCs w:val="32"/>
      <w:lang w:val="es-MX"/>
    </w:rPr>
  </w:style>
  <w:style w:type="paragraph" w:styleId="TOC2">
    <w:name w:val="toc 2"/>
    <w:basedOn w:val="Normal"/>
    <w:next w:val="Normal"/>
    <w:autoRedefine/>
    <w:uiPriority w:val="39"/>
    <w:unhideWhenUsed/>
    <w:rsid w:val="000B00A2"/>
    <w:pPr>
      <w:tabs>
        <w:tab w:val="right" w:leader="dot" w:pos="9350"/>
      </w:tabs>
      <w:spacing w:before="120" w:after="100" w:line="240" w:lineRule="auto"/>
      <w:ind w:left="220" w:right="72"/>
    </w:pPr>
    <w:rPr>
      <w:kern w:val="22"/>
      <w:lang w:val="es-MX"/>
    </w:rPr>
  </w:style>
  <w:style w:type="paragraph" w:styleId="TOC3">
    <w:name w:val="toc 3"/>
    <w:basedOn w:val="Normal"/>
    <w:next w:val="Normal"/>
    <w:autoRedefine/>
    <w:uiPriority w:val="39"/>
    <w:unhideWhenUsed/>
    <w:rsid w:val="00DD421F"/>
    <w:pPr>
      <w:spacing w:before="120" w:after="100" w:line="240" w:lineRule="auto"/>
      <w:ind w:left="440" w:right="72"/>
    </w:pPr>
    <w:rPr>
      <w:kern w:val="22"/>
      <w:lang w:val="es-MX"/>
    </w:rPr>
  </w:style>
  <w:style w:type="character" w:customStyle="1" w:styleId="Heading3Char">
    <w:name w:val="Heading 3 Char"/>
    <w:basedOn w:val="DefaultParagraphFont"/>
    <w:link w:val="Heading3"/>
    <w:uiPriority w:val="9"/>
    <w:rsid w:val="006C35BC"/>
    <w:rPr>
      <w:rFonts w:eastAsiaTheme="majorEastAsia"/>
      <w:b/>
      <w:bCs/>
      <w:color w:val="808080" w:themeColor="background1" w:themeShade="80"/>
      <w:sz w:val="24"/>
    </w:rPr>
  </w:style>
  <w:style w:type="paragraph" w:styleId="Header">
    <w:name w:val="header"/>
    <w:basedOn w:val="Normal"/>
    <w:link w:val="HeaderChar"/>
    <w:uiPriority w:val="99"/>
    <w:unhideWhenUsed/>
    <w:rsid w:val="000E22E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22E6"/>
    <w:rPr>
      <w:rFonts w:ascii="Calibri" w:hAnsi="Calibri"/>
      <w:sz w:val="22"/>
    </w:rPr>
  </w:style>
  <w:style w:type="paragraph" w:styleId="Footer">
    <w:name w:val="footer"/>
    <w:basedOn w:val="Normal"/>
    <w:link w:val="FooterChar"/>
    <w:uiPriority w:val="99"/>
    <w:unhideWhenUsed/>
    <w:rsid w:val="000E22E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22E6"/>
    <w:rPr>
      <w:rFonts w:ascii="Calibri" w:hAnsi="Calibri"/>
      <w:sz w:val="22"/>
    </w:rPr>
  </w:style>
  <w:style w:type="paragraph" w:styleId="NoSpacing">
    <w:name w:val="No Spacing"/>
    <w:link w:val="NoSpacingChar"/>
    <w:uiPriority w:val="1"/>
    <w:qFormat/>
    <w:rsid w:val="0099551C"/>
    <w:pPr>
      <w:spacing w:line="240" w:lineRule="auto"/>
    </w:pPr>
    <w:rPr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9551C"/>
    <w:rPr>
      <w:color w:val="auto"/>
      <w:kern w:val="0"/>
      <w:sz w:val="22"/>
      <w:szCs w:val="22"/>
      <w14:ligatures w14:val="non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D421F"/>
    <w:pPr>
      <w:spacing w:after="100"/>
      <w:ind w:left="660"/>
    </w:pPr>
  </w:style>
  <w:style w:type="paragraph" w:styleId="Caption">
    <w:name w:val="caption"/>
    <w:basedOn w:val="Normal"/>
    <w:next w:val="Normal"/>
    <w:uiPriority w:val="35"/>
    <w:unhideWhenUsed/>
    <w:qFormat/>
    <w:rsid w:val="00A56DF7"/>
    <w:pPr>
      <w:spacing w:before="120" w:line="240" w:lineRule="auto"/>
      <w:ind w:left="72" w:right="72"/>
    </w:pPr>
    <w:rPr>
      <w:rFonts w:cstheme="minorBidi"/>
      <w:b/>
      <w:bCs/>
      <w:smallCaps/>
      <w:color w:val="595959" w:themeColor="text1" w:themeTint="A6"/>
      <w:kern w:val="22"/>
      <w:lang w:val="es-MX"/>
    </w:rPr>
  </w:style>
  <w:style w:type="table" w:customStyle="1" w:styleId="TableGrid2">
    <w:name w:val="Table Grid2"/>
    <w:basedOn w:val="TableNormal"/>
    <w:next w:val="TableGrid"/>
    <w:uiPriority w:val="59"/>
    <w:rsid w:val="00D33C0B"/>
    <w:pPr>
      <w:spacing w:line="240" w:lineRule="auto"/>
    </w:pPr>
    <w:rPr>
      <w:rFonts w:asciiTheme="minorHAnsi" w:eastAsia="Calibri" w:hAnsiTheme="minorHAnsi" w:cstheme="minorBidi"/>
      <w:kern w:val="0"/>
      <w:lang w:val="es-MX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uiPriority w:val="34"/>
    <w:unhideWhenUsed/>
    <w:qFormat/>
    <w:rsid w:val="00D52098"/>
    <w:pPr>
      <w:spacing w:before="120" w:line="240" w:lineRule="auto"/>
      <w:ind w:left="720" w:right="72"/>
      <w:contextualSpacing/>
    </w:pPr>
    <w:rPr>
      <w:rFonts w:cstheme="minorBidi"/>
      <w:kern w:val="22"/>
      <w:lang w:val="es-MX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52098"/>
    <w:rPr>
      <w:rFonts w:cstheme="minorBidi"/>
      <w:kern w:val="22"/>
      <w:lang w:val="es-MX"/>
    </w:rPr>
  </w:style>
  <w:style w:type="paragraph" w:styleId="TableofFigures">
    <w:name w:val="table of figures"/>
    <w:basedOn w:val="Normal"/>
    <w:next w:val="Normal"/>
    <w:uiPriority w:val="99"/>
    <w:unhideWhenUsed/>
    <w:rsid w:val="00D53941"/>
    <w:pPr>
      <w:spacing w:line="276" w:lineRule="auto"/>
    </w:pPr>
    <w:rPr>
      <w:rFonts w:eastAsiaTheme="minorHAnsi" w:cstheme="minorBidi"/>
      <w:kern w:val="0"/>
      <w:lang w:eastAsia="en-US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5B2A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2A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2A37"/>
    <w:rPr>
      <w:sz w:val="20"/>
      <w:szCs w:val="20"/>
    </w:rPr>
  </w:style>
  <w:style w:type="character" w:customStyle="1" w:styleId="apple-converted-space">
    <w:name w:val="apple-converted-space"/>
    <w:basedOn w:val="DefaultParagraphFont"/>
    <w:rsid w:val="003020CE"/>
  </w:style>
  <w:style w:type="table" w:styleId="GridTable4">
    <w:name w:val="Grid Table 4"/>
    <w:basedOn w:val="TableNormal"/>
    <w:uiPriority w:val="49"/>
    <w:rsid w:val="009B7EF5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B266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B2668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B00A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7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9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4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5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2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9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5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4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3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0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4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2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86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8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5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7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43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0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6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5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8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5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3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3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3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1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9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0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microsoft.com/office/2011/relationships/people" Target="people.xml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customXml" Target="../customXml/item5.xml"/><Relationship Id="rId10" Type="http://schemas.microsoft.com/office/2011/relationships/commentsExtended" Target="commentsExtended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header" Target="header1.xml"/><Relationship Id="rId10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customXml" Target="../customXml/item3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footer" Target="footer1.xml"/><Relationship Id="rId105" Type="http://schemas.openxmlformats.org/officeDocument/2006/relationships/customXml" Target="../customXml/item4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ph\AppData\Roaming\Microsoft\Templates\Flyer(2).dotx" TargetMode="External"/></Relationships>
</file>

<file path=word/theme/theme1.xml><?xml version="1.0" encoding="utf-8"?>
<a:theme xmlns:a="http://schemas.openxmlformats.org/drawingml/2006/main" name="Office Theme">
  <a:themeElements>
    <a:clrScheme name="Flyer">
      <a:dk1>
        <a:sysClr val="windowText" lastClr="000000"/>
      </a:dk1>
      <a:lt1>
        <a:sysClr val="window" lastClr="FFFFFF"/>
      </a:lt1>
      <a:dk2>
        <a:srgbClr val="333333"/>
      </a:dk2>
      <a:lt2>
        <a:srgbClr val="E7E7E7"/>
      </a:lt2>
      <a:accent1>
        <a:srgbClr val="EA0000"/>
      </a:accent1>
      <a:accent2>
        <a:srgbClr val="FE8710"/>
      </a:accent2>
      <a:accent3>
        <a:srgbClr val="8CC541"/>
      </a:accent3>
      <a:accent4>
        <a:srgbClr val="926E8F"/>
      </a:accent4>
      <a:accent5>
        <a:srgbClr val="96A1AA"/>
      </a:accent5>
      <a:accent6>
        <a:srgbClr val="28A8E0"/>
      </a:accent6>
      <a:hlink>
        <a:srgbClr val="8CC541"/>
      </a:hlink>
      <a:folHlink>
        <a:srgbClr val="926E8F"/>
      </a:folHlink>
    </a:clrScheme>
    <a:fontScheme name="Student Flyer">
      <a:majorFont>
        <a:latin typeface="Impact"/>
        <a:ea typeface=""/>
        <a:cs typeface=""/>
      </a:majorFont>
      <a:minorFont>
        <a:latin typeface="Impac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2017-07-14T00:00:00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8FA03A614D8B4E82396D30AF7BD4AE" ma:contentTypeVersion="14" ma:contentTypeDescription="Create a new document." ma:contentTypeScope="" ma:versionID="669a662d0f30b96476e4f62679268ce1">
  <xsd:schema xmlns:xsd="http://www.w3.org/2001/XMLSchema" xmlns:xs="http://www.w3.org/2001/XMLSchema" xmlns:p="http://schemas.microsoft.com/office/2006/metadata/properties" xmlns:ns1="http://schemas.microsoft.com/sharepoint/v3" xmlns:ns2="89bccc6d-813e-4b55-a434-e32e53317ef0" xmlns:ns3="7f0ca00f-109e-453a-86d4-946f4392e1b3" xmlns:ns4="http://schemas.microsoft.com/sharepoint/v4" targetNamespace="http://schemas.microsoft.com/office/2006/metadata/properties" ma:root="true" ma:fieldsID="6b8b805c2b86a1f1cd0565ed8cea1358" ns1:_="" ns2:_="" ns3:_="" ns4:_="">
    <xsd:import namespace="http://schemas.microsoft.com/sharepoint/v3"/>
    <xsd:import namespace="89bccc6d-813e-4b55-a434-e32e53317ef0"/>
    <xsd:import namespace="7f0ca00f-109e-453a-86d4-946f4392e1b3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Description0" minOccurs="0"/>
                <xsd:element ref="ns2:Contributed_x0020_By" minOccurs="0"/>
                <xsd:element ref="ns2:DocType" minOccurs="0"/>
                <xsd:element ref="ns3:Business" minOccurs="0"/>
                <xsd:element ref="ns3:Capability" minOccurs="0"/>
                <xsd:element ref="ns4:IconOverlay" minOccurs="0"/>
                <xsd:element ref="ns1:AverageRating" minOccurs="0"/>
                <xsd:element ref="ns1:RatingCount" minOccurs="0"/>
                <xsd:element ref="ns1:RatedBy" minOccurs="0"/>
                <xsd:element ref="ns1:Ratings" minOccurs="0"/>
                <xsd:element ref="ns1:LikesCount" minOccurs="0"/>
                <xsd:element ref="ns1:LikedB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AverageRating" ma:index="14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  <xsd:element name="RatingCount" ma:index="15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RatedBy" ma:index="16" nillable="true" ma:displayName="Rated By" ma:description="Users rated the item." ma:hidden="true" ma:list="UserInfo" ma:internalName="Rat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s" ma:index="17" nillable="true" ma:displayName="User ratings" ma:description="User ratings for the item" ma:hidden="true" ma:internalName="Ratings">
      <xsd:simpleType>
        <xsd:restriction base="dms:Note"/>
      </xsd:simpleType>
    </xsd:element>
    <xsd:element name="LikesCount" ma:index="18" nillable="true" ma:displayName="Number of Likes" ma:internalName="LikesCount">
      <xsd:simpleType>
        <xsd:restriction base="dms:Unknown"/>
      </xsd:simpleType>
    </xsd:element>
    <xsd:element name="LikedBy" ma:index="19" nillable="true" ma:displayName="Liked By" ma:hidden="true" ma:list="UserInfo" ma:internalName="LikedBy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bccc6d-813e-4b55-a434-e32e53317ef0" elementFormDefault="qualified">
    <xsd:import namespace="http://schemas.microsoft.com/office/2006/documentManagement/types"/>
    <xsd:import namespace="http://schemas.microsoft.com/office/infopath/2007/PartnerControls"/>
    <xsd:element name="Description0" ma:index="8" nillable="true" ma:displayName="Description" ma:internalName="Description0">
      <xsd:simpleType>
        <xsd:restriction base="dms:Note">
          <xsd:maxLength value="255"/>
        </xsd:restriction>
      </xsd:simpleType>
    </xsd:element>
    <xsd:element name="Contributed_x0020_By" ma:index="9" nillable="true" ma:displayName="Contributed By" ma:internalName="Contributed_x0020_By">
      <xsd:simpleType>
        <xsd:restriction base="dms:Text">
          <xsd:maxLength value="255"/>
        </xsd:restriction>
      </xsd:simpleType>
    </xsd:element>
    <xsd:element name="DocType" ma:index="10" nillable="true" ma:displayName="DocType" ma:format="Dropdown" ma:internalName="DocType">
      <xsd:simpleType>
        <xsd:restriction base="dms:Choice">
          <xsd:enumeration value="Default code"/>
          <xsd:enumeration value="Contract"/>
          <xsd:enumeration value="List"/>
          <xsd:enumeration value="Mail"/>
          <xsd:enumeration value="Minutes of meeting"/>
          <xsd:enumeration value="Plan"/>
          <xsd:enumeration value="Policies, Processes"/>
          <xsd:enumeration value="Presentation"/>
          <xsd:enumeration value="Proposal"/>
          <xsd:enumeration value="Referential"/>
          <xsd:enumeration value="Report"/>
          <xsd:enumeration value="Request"/>
          <xsd:enumeration value="Training Material"/>
          <xsd:enumeration value="User guide"/>
          <xsd:enumeration value="Knowledge Experience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0ca00f-109e-453a-86d4-946f4392e1b3" elementFormDefault="qualified">
    <xsd:import namespace="http://schemas.microsoft.com/office/2006/documentManagement/types"/>
    <xsd:import namespace="http://schemas.microsoft.com/office/infopath/2007/PartnerControls"/>
    <xsd:element name="Business" ma:index="11" nillable="true" ma:displayName="Business" ma:list="{a1c314c3-e2b3-4d3e-b5a7-beb1bf1c9788}" ma:internalName="Business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Capability" ma:index="12" nillable="true" ma:displayName="Capability" ma:list="{32abf757-9646-4824-8d4e-1325c52d5a7f}" ma:internalName="Capability" ma:showField="LinkTitleNoMenu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3" nillable="true" ma:displayName="IconOverlay" ma:hidden="true" ma:internalName="IconOverlay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ikesCount xmlns="http://schemas.microsoft.com/sharepoint/v3" xsi:nil="true"/>
    <Business xmlns="7f0ca00f-109e-453a-86d4-946f4392e1b3"/>
    <Contributed_x0020_By xmlns="89bccc6d-813e-4b55-a434-e32e53317ef0" xsi:nil="true"/>
    <IconOverlay xmlns="http://schemas.microsoft.com/sharepoint/v4" xsi:nil="true"/>
    <Ratings xmlns="http://schemas.microsoft.com/sharepoint/v3" xsi:nil="true"/>
    <LikedBy xmlns="http://schemas.microsoft.com/sharepoint/v3">
      <UserInfo>
        <DisplayName/>
        <AccountId xsi:nil="true"/>
        <AccountType/>
      </UserInfo>
    </LikedBy>
    <Description0 xmlns="89bccc6d-813e-4b55-a434-e32e53317ef0" xsi:nil="true"/>
    <DocType xmlns="89bccc6d-813e-4b55-a434-e32e53317ef0" xsi:nil="true"/>
    <Capability xmlns="7f0ca00f-109e-453a-86d4-946f4392e1b3"/>
    <RatedBy xmlns="http://schemas.microsoft.com/sharepoint/v3">
      <UserInfo>
        <DisplayName/>
        <AccountId xsi:nil="true"/>
        <AccountType/>
      </UserInfo>
    </RatedBy>
  </documentManagement>
</p:properties>
</file>

<file path=customXml/itemProps1.xml><?xml version="1.0" encoding="utf-8"?>
<ds:datastoreItem xmlns:ds="http://schemas.openxmlformats.org/officeDocument/2006/customXml" ds:itemID="{55AF091B-3C7A-41E3-B477-F2FDAA23CFDA}"/>
</file>

<file path=customXml/itemProps2.xml><?xml version="1.0" encoding="utf-8"?>
<ds:datastoreItem xmlns:ds="http://schemas.openxmlformats.org/officeDocument/2006/customXml" ds:itemID="{53FC3038-A3C8-47CD-B34C-F63BA179053C}"/>
</file>

<file path=customXml/itemProps3.xml><?xml version="1.0" encoding="utf-8"?>
<ds:datastoreItem xmlns:ds="http://schemas.openxmlformats.org/officeDocument/2006/customXml" ds:itemID="{2B68CA1C-E8D8-4A8C-99C6-78558B361ECC}"/>
</file>

<file path=customXml/itemProps4.xml><?xml version="1.0" encoding="utf-8"?>
<ds:datastoreItem xmlns:ds="http://schemas.openxmlformats.org/officeDocument/2006/customXml" ds:itemID="{973588DD-A9A4-43D1-9667-EAC7120917D3}"/>
</file>

<file path=customXml/itemProps5.xml><?xml version="1.0" encoding="utf-8"?>
<ds:datastoreItem xmlns:ds="http://schemas.openxmlformats.org/officeDocument/2006/customXml" ds:itemID="{D260155E-A7FF-436B-9304-B6C7D7D25AC6}"/>
</file>

<file path=docProps/app.xml><?xml version="1.0" encoding="utf-8"?>
<Properties xmlns="http://schemas.openxmlformats.org/officeDocument/2006/extended-properties" xmlns:vt="http://schemas.openxmlformats.org/officeDocument/2006/docPropsVTypes">
  <Template>Flyer(2).dotx</Template>
  <TotalTime>0</TotalTime>
  <Pages>40</Pages>
  <Words>3480</Words>
  <Characters>19142</Characters>
  <Application>Microsoft Office Word</Application>
  <DocSecurity>0</DocSecurity>
  <Lines>159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DEVOPS PRODUCTION PLATFORM</vt:lpstr>
    </vt:vector>
  </TitlesOfParts>
  <Company>SCOTIABANK México</Company>
  <LinksUpToDate>false</LinksUpToDate>
  <CharactersWithSpaces>22577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DEVOPS PRODUCTION PLATFORM</dc:title>
  <dc:subject>AVALUOS</dc:subject>
  <dc:creator>Alberto Velasco,</dc:creator>
  <cp:lastModifiedBy>VELASCO IBARRA, ALBERTO DE JESUS (Empresa TechMahindra)</cp:lastModifiedBy>
  <cp:revision>2</cp:revision>
  <dcterms:created xsi:type="dcterms:W3CDTF">2017-07-28T00:41:00Z</dcterms:created>
  <dcterms:modified xsi:type="dcterms:W3CDTF">2017-07-28T00:41:00Z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0x010100288FA03A614D8B4E82396D30AF7BD4AE</vt:lpwstr>
  </property>
</Properties>
</file>